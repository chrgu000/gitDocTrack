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132" w:rsidRDefault="005D0175" w:rsidP="00F845DB">
      <w:pPr>
        <w:ind w:leftChars="1500" w:left="3150"/>
      </w:pPr>
      <w:r>
        <w:rPr>
          <w:noProof/>
        </w:rPr>
        <w:pict>
          <v:shapetype id="_x0000_t202" coordsize="21600,21600" o:spt="202" path="m,l,21600r21600,l21600,xe">
            <v:stroke joinstyle="miter"/>
            <v:path gradientshapeok="t" o:connecttype="rect"/>
          </v:shapetype>
          <v:shape id="文本框 1" o:spid="_x0000_s1030" type="#_x0000_t202" style="position:absolute;left:0;text-align:left;margin-left:283.5pt;margin-top:0;width:124.5pt;height:138pt;z-index:2;visibility:visible;mso-wrap-distance-top:3.6pt;mso-wrap-distance-bottom:3.6pt;mso-position-horizontal-relative:margin" stroked="f">
            <v:textbox>
              <w:txbxContent>
                <w:p w:rsidR="001E4132" w:rsidRDefault="005D0175" w:rsidP="00D45DB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3" o:spid="_x0000_i1053" type="#_x0000_t75" style="width:107.1pt;height:100.9pt;visibility:visible">
                        <v:imagedata r:id="rId7" o:title=""/>
                      </v:shape>
                    </w:pict>
                  </w:r>
                </w:p>
              </w:txbxContent>
            </v:textbox>
            <w10:wrap type="square" anchorx="margin"/>
          </v:shape>
        </w:pict>
      </w:r>
    </w:p>
    <w:p w:rsidR="001E4132" w:rsidRDefault="005D0175" w:rsidP="00D45DB1">
      <w:r>
        <w:rPr>
          <w:noProof/>
        </w:rPr>
        <w:pict>
          <v:shape id="文本框 2" o:spid="_x0000_s1031" type="#_x0000_t202" style="position:absolute;left:0;text-align:left;margin-left:1481.8pt;margin-top:568.65pt;width:413.25pt;height:90.75pt;z-index:4;visibility:visible;mso-wrap-distance-top:3.6pt;mso-wrap-distance-bottom:3.6pt;mso-position-horizontal:right;mso-position-horizontal-relative:margin" stroked="f">
            <v:textbox>
              <w:txbxContent>
                <w:p w:rsidR="001E4132" w:rsidRPr="00175AC0" w:rsidRDefault="001E4132" w:rsidP="00D45DB1">
                  <w:pPr>
                    <w:jc w:val="center"/>
                    <w:rPr>
                      <w:b/>
                    </w:rPr>
                  </w:pPr>
                  <w:r w:rsidRPr="00175AC0">
                    <w:rPr>
                      <w:rFonts w:hint="eastAsia"/>
                      <w:b/>
                    </w:rPr>
                    <w:t>北京</w:t>
                  </w:r>
                  <w:r>
                    <w:rPr>
                      <w:rFonts w:hint="eastAsia"/>
                      <w:b/>
                    </w:rPr>
                    <w:t>振鸿伟业</w:t>
                  </w:r>
                  <w:r w:rsidRPr="00175AC0">
                    <w:rPr>
                      <w:rFonts w:hint="eastAsia"/>
                      <w:b/>
                    </w:rPr>
                    <w:t>科技有限公司</w:t>
                  </w:r>
                </w:p>
                <w:p w:rsidR="001E4132" w:rsidRDefault="001E4132" w:rsidP="00D45DB1">
                  <w:pPr>
                    <w:jc w:val="center"/>
                  </w:pPr>
                  <w:r>
                    <w:rPr>
                      <w:rFonts w:hint="eastAsia"/>
                    </w:rPr>
                    <w:t>北京市昌平区北清路</w:t>
                  </w:r>
                  <w:r>
                    <w:t>1</w:t>
                  </w:r>
                  <w:r>
                    <w:rPr>
                      <w:rFonts w:hint="eastAsia"/>
                    </w:rPr>
                    <w:t>号珠江摩尔国际中心</w:t>
                  </w:r>
                  <w:smartTag w:uri="urn:schemas-microsoft-com:office:smarttags" w:element="chsdate">
                    <w:smartTagPr>
                      <w:attr w:name="Year" w:val="1212"/>
                      <w:attr w:name="Month" w:val="5"/>
                      <w:attr w:name="Day" w:val="1"/>
                      <w:attr w:name="IsLunarDate" w:val="False"/>
                      <w:attr w:name="IsROCDate" w:val="False"/>
                    </w:smartTagPr>
                    <w:r>
                      <w:t>5-1-1212</w:t>
                    </w:r>
                  </w:smartTag>
                </w:p>
                <w:p w:rsidR="001E4132" w:rsidRDefault="001E4132" w:rsidP="00D45DB1">
                  <w:pPr>
                    <w:jc w:val="center"/>
                  </w:pPr>
                  <w:r>
                    <w:t xml:space="preserve">TEL: 010-56708829      </w:t>
                  </w:r>
                </w:p>
                <w:p w:rsidR="001E4132" w:rsidRDefault="001E4132" w:rsidP="00D45DB1">
                  <w:pPr>
                    <w:jc w:val="center"/>
                  </w:pPr>
                  <w:r>
                    <w:rPr>
                      <w:rFonts w:hint="eastAsia"/>
                    </w:rPr>
                    <w:t>网址：</w:t>
                  </w:r>
                  <w:r>
                    <w:t>www.zhhwy.com</w:t>
                  </w:r>
                  <w:hyperlink r:id="rId8" w:history="1"/>
                </w:p>
                <w:p w:rsidR="001E4132" w:rsidRDefault="001E4132" w:rsidP="00D45DB1">
                  <w:pPr>
                    <w:jc w:val="center"/>
                  </w:pPr>
                  <w:r>
                    <w:t>©</w:t>
                  </w:r>
                  <w:r>
                    <w:rPr>
                      <w:rFonts w:hint="eastAsia"/>
                    </w:rPr>
                    <w:t>版权所有</w:t>
                  </w:r>
                  <w:r>
                    <w:t xml:space="preserve"> 2005-2018</w:t>
                  </w:r>
                </w:p>
              </w:txbxContent>
            </v:textbox>
            <w10:wrap type="square" anchorx="margin"/>
          </v:shape>
        </w:pict>
      </w:r>
      <w:r>
        <w:rPr>
          <w:noProof/>
        </w:rPr>
        <w:pict>
          <v:shape id="_x0000_s1032" type="#_x0000_t202" style="position:absolute;left:0;text-align:left;margin-left:69.65pt;margin-top:296.4pt;width:276pt;height:210pt;z-index:3;visibility:visible;mso-wrap-distance-top:3.6pt;mso-wrap-distance-bottom:3.6pt;mso-position-horizontal-relative:margin" stroked="f">
            <v:textbox>
              <w:txbxContent>
                <w:p w:rsidR="001E4132" w:rsidRDefault="005D0175" w:rsidP="00D45DB1">
                  <w:r>
                    <w:rPr>
                      <w:noProof/>
                    </w:rPr>
                    <w:pict>
                      <v:shape id="图片 45" o:spid="_x0000_i1054" type="#_x0000_t75" style="width:260.9pt;height:164pt;visibility:visible">
                        <v:imagedata r:id="rId9" o:title=""/>
                      </v:shape>
                    </w:pict>
                  </w:r>
                </w:p>
              </w:txbxContent>
            </v:textbox>
            <w10:wrap type="square" anchorx="margin"/>
          </v:shape>
        </w:pict>
      </w:r>
      <w:r>
        <w:rPr>
          <w:noProof/>
        </w:rPr>
        <w:pict>
          <v:shape id="_x0000_s1033" type="#_x0000_t202" style="position:absolute;left:0;text-align:left;margin-left:0;margin-top:134.4pt;width:340.5pt;height:51.75pt;z-index:1;visibility:visible;mso-wrap-distance-top:3.6pt;mso-wrap-distance-bottom:3.6pt;mso-position-horizontal:center;mso-position-horizontal-relative:margin" stroked="f">
            <v:textbox>
              <w:txbxContent>
                <w:p w:rsidR="001E4132" w:rsidRPr="00233851" w:rsidRDefault="001E4132" w:rsidP="00D45DB1">
                  <w:pPr>
                    <w:rPr>
                      <w:b/>
                      <w:i/>
                      <w:sz w:val="52"/>
                      <w:szCs w:val="52"/>
                    </w:rPr>
                  </w:pPr>
                  <w:r>
                    <w:rPr>
                      <w:rFonts w:ascii="Arial Unicode MS" w:eastAsia="Times New Roman" w:hAnsi="Arial Unicode MS" w:cs="Arial Unicode MS"/>
                      <w:sz w:val="52"/>
                      <w:szCs w:val="52"/>
                    </w:rPr>
                    <w:t>ZH</w:t>
                  </w:r>
                  <w:r w:rsidRPr="00233851">
                    <w:rPr>
                      <w:rFonts w:ascii="Arial Unicode MS" w:eastAsia="Times New Roman" w:hAnsi="Arial Unicode MS" w:cs="Arial Unicode MS"/>
                      <w:sz w:val="52"/>
                      <w:szCs w:val="52"/>
                    </w:rPr>
                    <w:t>-</w:t>
                  </w:r>
                  <w:r>
                    <w:rPr>
                      <w:rFonts w:ascii="Arial Unicode MS" w:eastAsia="Times New Roman" w:hAnsi="Arial Unicode MS" w:cs="Arial Unicode MS"/>
                      <w:sz w:val="52"/>
                      <w:szCs w:val="52"/>
                    </w:rPr>
                    <w:t>6610</w:t>
                  </w:r>
                  <w:r w:rsidRPr="00233851">
                    <w:rPr>
                      <w:rFonts w:ascii="Arial Unicode MS" w:eastAsia="Times New Roman" w:hAnsi="Arial Unicode MS" w:cs="Arial Unicode MS"/>
                      <w:sz w:val="52"/>
                      <w:szCs w:val="52"/>
                    </w:rPr>
                    <w:t xml:space="preserve"> DTU</w:t>
                  </w:r>
                  <w:r w:rsidRPr="00233851">
                    <w:rPr>
                      <w:sz w:val="52"/>
                      <w:szCs w:val="52"/>
                    </w:rPr>
                    <w:t xml:space="preserve"> </w:t>
                  </w:r>
                  <w:r w:rsidRPr="00233851">
                    <w:rPr>
                      <w:rFonts w:hint="eastAsia"/>
                      <w:b/>
                      <w:i/>
                      <w:sz w:val="52"/>
                      <w:szCs w:val="52"/>
                    </w:rPr>
                    <w:t>使用</w:t>
                  </w:r>
                  <w:r>
                    <w:rPr>
                      <w:rFonts w:hint="eastAsia"/>
                      <w:b/>
                      <w:i/>
                      <w:sz w:val="52"/>
                      <w:szCs w:val="52"/>
                    </w:rPr>
                    <w:t>手册</w:t>
                  </w:r>
                </w:p>
              </w:txbxContent>
            </v:textbox>
            <w10:wrap type="square" anchorx="margin"/>
          </v:shape>
        </w:pict>
      </w:r>
    </w:p>
    <w:p w:rsidR="001E4132" w:rsidRDefault="001E4132" w:rsidP="00D45DB1"/>
    <w:p w:rsidR="001E4132" w:rsidRDefault="001E4132" w:rsidP="00D45DB1">
      <w:bookmarkStart w:id="0" w:name="_GoBack"/>
      <w:bookmarkEnd w:id="0"/>
    </w:p>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740DF3">
      <w:pPr>
        <w:tabs>
          <w:tab w:val="left" w:pos="1650"/>
        </w:tabs>
      </w:pPr>
      <w:r>
        <w:tab/>
      </w:r>
    </w:p>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836ABA">
      <w:pPr>
        <w:widowControl/>
        <w:jc w:val="left"/>
        <w:sectPr w:rsidR="001E4132" w:rsidSect="00D45DB1">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Borders w:offsetFrom="page">
            <w:bottom w:val="single" w:sz="4" w:space="24" w:color="auto"/>
          </w:pgBorders>
          <w:cols w:space="425"/>
          <w:titlePg/>
          <w:docGrid w:type="lines" w:linePitch="312"/>
        </w:sectPr>
      </w:pPr>
    </w:p>
    <w:p w:rsidR="001E4132" w:rsidRDefault="001E4132" w:rsidP="00D45DB1"/>
    <w:p w:rsidR="001E4132" w:rsidRDefault="001E4132" w:rsidP="00E74D85">
      <w:pPr>
        <w:pStyle w:val="TOC"/>
        <w:jc w:val="center"/>
        <w:rPr>
          <w:rFonts w:ascii="黑体" w:eastAsia="黑体" w:hAnsi="黑体"/>
          <w:color w:val="000000"/>
          <w:sz w:val="48"/>
          <w:szCs w:val="48"/>
          <w:lang w:val="zh-CN"/>
        </w:rPr>
      </w:pPr>
      <w:r w:rsidRPr="00E74D85">
        <w:rPr>
          <w:rFonts w:ascii="黑体" w:eastAsia="黑体" w:hAnsi="黑体" w:hint="eastAsia"/>
          <w:color w:val="000000"/>
          <w:sz w:val="48"/>
          <w:szCs w:val="48"/>
          <w:lang w:val="zh-CN"/>
        </w:rPr>
        <w:t>目</w:t>
      </w:r>
      <w:r>
        <w:rPr>
          <w:rFonts w:ascii="黑体" w:eastAsia="黑体" w:hAnsi="黑体"/>
          <w:color w:val="000000"/>
          <w:sz w:val="48"/>
          <w:szCs w:val="48"/>
          <w:lang w:val="zh-CN"/>
        </w:rPr>
        <w:t xml:space="preserve"> </w:t>
      </w:r>
      <w:r w:rsidRPr="00E74D85">
        <w:rPr>
          <w:rFonts w:ascii="黑体" w:eastAsia="黑体" w:hAnsi="黑体" w:hint="eastAsia"/>
          <w:color w:val="000000"/>
          <w:sz w:val="48"/>
          <w:szCs w:val="48"/>
          <w:lang w:val="zh-CN"/>
        </w:rPr>
        <w:t>录</w:t>
      </w:r>
    </w:p>
    <w:p w:rsidR="001E4132" w:rsidRPr="00E74D85" w:rsidRDefault="001E4132" w:rsidP="00E74D85">
      <w:pPr>
        <w:rPr>
          <w:lang w:val="zh-CN"/>
        </w:rPr>
      </w:pPr>
    </w:p>
    <w:p w:rsidR="001E4132" w:rsidRDefault="005D0175">
      <w:pPr>
        <w:pStyle w:val="10"/>
      </w:pPr>
      <w:r>
        <w:fldChar w:fldCharType="begin"/>
      </w:r>
      <w:r w:rsidR="001E4132">
        <w:instrText xml:space="preserve"> TOC \o "1-3" \h \z \u </w:instrText>
      </w:r>
      <w:r>
        <w:fldChar w:fldCharType="separate"/>
      </w:r>
      <w:hyperlink w:anchor="_Toc453504087" w:history="1">
        <w:r w:rsidR="001E4132" w:rsidRPr="007B3558">
          <w:rPr>
            <w:rStyle w:val="a5"/>
            <w:rFonts w:hint="eastAsia"/>
          </w:rPr>
          <w:t>第一章</w:t>
        </w:r>
        <w:r w:rsidR="001E4132">
          <w:tab/>
        </w:r>
        <w:r w:rsidR="001E4132" w:rsidRPr="007B3558">
          <w:rPr>
            <w:rStyle w:val="a5"/>
            <w:rFonts w:hint="eastAsia"/>
          </w:rPr>
          <w:t>产品介绍</w:t>
        </w:r>
        <w:r w:rsidR="001E4132">
          <w:rPr>
            <w:webHidden/>
          </w:rPr>
          <w:tab/>
        </w:r>
        <w:r>
          <w:rPr>
            <w:webHidden/>
          </w:rPr>
          <w:fldChar w:fldCharType="begin"/>
        </w:r>
        <w:r w:rsidR="001E4132">
          <w:rPr>
            <w:webHidden/>
          </w:rPr>
          <w:instrText xml:space="preserve"> PAGEREF _Toc453504087 \h </w:instrText>
        </w:r>
        <w:r>
          <w:rPr>
            <w:webHidden/>
          </w:rPr>
        </w:r>
        <w:r>
          <w:rPr>
            <w:webHidden/>
          </w:rPr>
          <w:fldChar w:fldCharType="separate"/>
        </w:r>
        <w:r w:rsidR="001E4132">
          <w:rPr>
            <w:webHidden/>
          </w:rPr>
          <w:t>2</w:t>
        </w:r>
        <w:r>
          <w:rPr>
            <w:webHidden/>
          </w:rPr>
          <w:fldChar w:fldCharType="end"/>
        </w:r>
      </w:hyperlink>
    </w:p>
    <w:p w:rsidR="001E4132" w:rsidRDefault="005D0175" w:rsidP="00F845DB">
      <w:pPr>
        <w:pStyle w:val="20"/>
        <w:tabs>
          <w:tab w:val="left" w:pos="1050"/>
          <w:tab w:val="right" w:leader="dot" w:pos="8296"/>
        </w:tabs>
        <w:rPr>
          <w:noProof/>
        </w:rPr>
      </w:pPr>
      <w:hyperlink w:anchor="_Toc453504088" w:history="1">
        <w:r w:rsidR="001E4132" w:rsidRPr="007B3558">
          <w:rPr>
            <w:rStyle w:val="a5"/>
            <w:noProof/>
          </w:rPr>
          <w:t>1.1</w:t>
        </w:r>
        <w:r w:rsidR="001E4132">
          <w:rPr>
            <w:noProof/>
          </w:rPr>
          <w:tab/>
        </w:r>
        <w:r w:rsidR="001E4132" w:rsidRPr="007B3558">
          <w:rPr>
            <w:rStyle w:val="a5"/>
            <w:rFonts w:hint="eastAsia"/>
            <w:noProof/>
          </w:rPr>
          <w:t>产品简介</w:t>
        </w:r>
        <w:r w:rsidR="001E4132">
          <w:rPr>
            <w:noProof/>
            <w:webHidden/>
          </w:rPr>
          <w:tab/>
        </w:r>
        <w:r>
          <w:rPr>
            <w:noProof/>
            <w:webHidden/>
          </w:rPr>
          <w:fldChar w:fldCharType="begin"/>
        </w:r>
        <w:r w:rsidR="001E4132">
          <w:rPr>
            <w:noProof/>
            <w:webHidden/>
          </w:rPr>
          <w:instrText xml:space="preserve"> PAGEREF _Toc453504088 \h </w:instrText>
        </w:r>
        <w:r>
          <w:rPr>
            <w:noProof/>
            <w:webHidden/>
          </w:rPr>
        </w:r>
        <w:r>
          <w:rPr>
            <w:noProof/>
            <w:webHidden/>
          </w:rPr>
          <w:fldChar w:fldCharType="separate"/>
        </w:r>
        <w:r w:rsidR="001E4132">
          <w:rPr>
            <w:noProof/>
            <w:webHidden/>
          </w:rPr>
          <w:t>2</w:t>
        </w:r>
        <w:r>
          <w:rPr>
            <w:noProof/>
            <w:webHidden/>
          </w:rPr>
          <w:fldChar w:fldCharType="end"/>
        </w:r>
      </w:hyperlink>
    </w:p>
    <w:p w:rsidR="001E4132" w:rsidRDefault="005D0175" w:rsidP="00F845DB">
      <w:pPr>
        <w:pStyle w:val="20"/>
        <w:tabs>
          <w:tab w:val="left" w:pos="1050"/>
          <w:tab w:val="right" w:leader="dot" w:pos="8296"/>
        </w:tabs>
        <w:rPr>
          <w:noProof/>
        </w:rPr>
      </w:pPr>
      <w:hyperlink w:anchor="_Toc453504089" w:history="1">
        <w:r w:rsidR="001E4132" w:rsidRPr="007B3558">
          <w:rPr>
            <w:rStyle w:val="a5"/>
            <w:noProof/>
          </w:rPr>
          <w:t>1.2</w:t>
        </w:r>
        <w:r w:rsidR="001E4132">
          <w:rPr>
            <w:noProof/>
          </w:rPr>
          <w:tab/>
        </w:r>
        <w:r w:rsidR="001E4132" w:rsidRPr="007B3558">
          <w:rPr>
            <w:rStyle w:val="a5"/>
            <w:rFonts w:hint="eastAsia"/>
            <w:noProof/>
          </w:rPr>
          <w:t>产品外观</w:t>
        </w:r>
        <w:r w:rsidR="001E4132">
          <w:rPr>
            <w:noProof/>
            <w:webHidden/>
          </w:rPr>
          <w:tab/>
        </w:r>
        <w:r>
          <w:rPr>
            <w:noProof/>
            <w:webHidden/>
          </w:rPr>
          <w:fldChar w:fldCharType="begin"/>
        </w:r>
        <w:r w:rsidR="001E4132">
          <w:rPr>
            <w:noProof/>
            <w:webHidden/>
          </w:rPr>
          <w:instrText xml:space="preserve"> PAGEREF _Toc453504089 \h </w:instrText>
        </w:r>
        <w:r>
          <w:rPr>
            <w:noProof/>
            <w:webHidden/>
          </w:rPr>
        </w:r>
        <w:r>
          <w:rPr>
            <w:noProof/>
            <w:webHidden/>
          </w:rPr>
          <w:fldChar w:fldCharType="separate"/>
        </w:r>
        <w:r w:rsidR="001E4132">
          <w:rPr>
            <w:noProof/>
            <w:webHidden/>
          </w:rPr>
          <w:t>3</w:t>
        </w:r>
        <w:r>
          <w:rPr>
            <w:noProof/>
            <w:webHidden/>
          </w:rPr>
          <w:fldChar w:fldCharType="end"/>
        </w:r>
      </w:hyperlink>
    </w:p>
    <w:p w:rsidR="001E4132" w:rsidRDefault="005D0175" w:rsidP="00F845DB">
      <w:pPr>
        <w:pStyle w:val="20"/>
        <w:tabs>
          <w:tab w:val="left" w:pos="1050"/>
          <w:tab w:val="right" w:leader="dot" w:pos="8296"/>
        </w:tabs>
        <w:rPr>
          <w:noProof/>
        </w:rPr>
      </w:pPr>
      <w:hyperlink w:anchor="_Toc453504090" w:history="1">
        <w:r w:rsidR="001E4132" w:rsidRPr="007B3558">
          <w:rPr>
            <w:rStyle w:val="a5"/>
            <w:noProof/>
          </w:rPr>
          <w:t>1.3</w:t>
        </w:r>
        <w:r w:rsidR="001E4132">
          <w:rPr>
            <w:noProof/>
          </w:rPr>
          <w:tab/>
        </w:r>
        <w:r w:rsidR="001E4132" w:rsidRPr="007B3558">
          <w:rPr>
            <w:rStyle w:val="a5"/>
            <w:rFonts w:hint="eastAsia"/>
            <w:noProof/>
          </w:rPr>
          <w:t>标准配件</w:t>
        </w:r>
        <w:r w:rsidR="001E4132">
          <w:rPr>
            <w:noProof/>
            <w:webHidden/>
          </w:rPr>
          <w:tab/>
        </w:r>
        <w:r>
          <w:rPr>
            <w:noProof/>
            <w:webHidden/>
          </w:rPr>
          <w:fldChar w:fldCharType="begin"/>
        </w:r>
        <w:r w:rsidR="001E4132">
          <w:rPr>
            <w:noProof/>
            <w:webHidden/>
          </w:rPr>
          <w:instrText xml:space="preserve"> PAGEREF _Toc453504090 \h </w:instrText>
        </w:r>
        <w:r>
          <w:rPr>
            <w:noProof/>
            <w:webHidden/>
          </w:rPr>
        </w:r>
        <w:r>
          <w:rPr>
            <w:noProof/>
            <w:webHidden/>
          </w:rPr>
          <w:fldChar w:fldCharType="separate"/>
        </w:r>
        <w:r w:rsidR="001E4132">
          <w:rPr>
            <w:noProof/>
            <w:webHidden/>
          </w:rPr>
          <w:t>4</w:t>
        </w:r>
        <w:r>
          <w:rPr>
            <w:noProof/>
            <w:webHidden/>
          </w:rPr>
          <w:fldChar w:fldCharType="end"/>
        </w:r>
      </w:hyperlink>
    </w:p>
    <w:p w:rsidR="001E4132" w:rsidRDefault="005D0175" w:rsidP="00F845DB">
      <w:pPr>
        <w:pStyle w:val="20"/>
        <w:tabs>
          <w:tab w:val="left" w:pos="1050"/>
          <w:tab w:val="right" w:leader="dot" w:pos="8296"/>
        </w:tabs>
        <w:rPr>
          <w:noProof/>
        </w:rPr>
      </w:pPr>
      <w:hyperlink w:anchor="_Toc453504091" w:history="1">
        <w:r w:rsidR="001E4132" w:rsidRPr="007B3558">
          <w:rPr>
            <w:rStyle w:val="a5"/>
            <w:noProof/>
          </w:rPr>
          <w:t>1.4</w:t>
        </w:r>
        <w:r w:rsidR="001E4132">
          <w:rPr>
            <w:noProof/>
          </w:rPr>
          <w:tab/>
        </w:r>
        <w:r w:rsidR="001E4132" w:rsidRPr="007B3558">
          <w:rPr>
            <w:rStyle w:val="a5"/>
            <w:rFonts w:hint="eastAsia"/>
            <w:noProof/>
          </w:rPr>
          <w:t>安装尺寸</w:t>
        </w:r>
        <w:r w:rsidR="001E4132">
          <w:rPr>
            <w:noProof/>
            <w:webHidden/>
          </w:rPr>
          <w:tab/>
        </w:r>
        <w:r>
          <w:rPr>
            <w:noProof/>
            <w:webHidden/>
          </w:rPr>
          <w:fldChar w:fldCharType="begin"/>
        </w:r>
        <w:r w:rsidR="001E4132">
          <w:rPr>
            <w:noProof/>
            <w:webHidden/>
          </w:rPr>
          <w:instrText xml:space="preserve"> PAGEREF _Toc453504091 \h </w:instrText>
        </w:r>
        <w:r>
          <w:rPr>
            <w:noProof/>
            <w:webHidden/>
          </w:rPr>
        </w:r>
        <w:r>
          <w:rPr>
            <w:noProof/>
            <w:webHidden/>
          </w:rPr>
          <w:fldChar w:fldCharType="separate"/>
        </w:r>
        <w:r w:rsidR="001E4132">
          <w:rPr>
            <w:noProof/>
            <w:webHidden/>
          </w:rPr>
          <w:t>5</w:t>
        </w:r>
        <w:r>
          <w:rPr>
            <w:noProof/>
            <w:webHidden/>
          </w:rPr>
          <w:fldChar w:fldCharType="end"/>
        </w:r>
      </w:hyperlink>
    </w:p>
    <w:p w:rsidR="001E4132" w:rsidRDefault="005D0175" w:rsidP="00F845DB">
      <w:pPr>
        <w:pStyle w:val="20"/>
        <w:tabs>
          <w:tab w:val="left" w:pos="1050"/>
          <w:tab w:val="right" w:leader="dot" w:pos="8296"/>
        </w:tabs>
        <w:rPr>
          <w:noProof/>
        </w:rPr>
      </w:pPr>
      <w:hyperlink w:anchor="_Toc453504092" w:history="1">
        <w:r w:rsidR="001E4132" w:rsidRPr="007B3558">
          <w:rPr>
            <w:rStyle w:val="a5"/>
            <w:noProof/>
          </w:rPr>
          <w:t>1.5</w:t>
        </w:r>
        <w:r w:rsidR="001E4132">
          <w:rPr>
            <w:noProof/>
          </w:rPr>
          <w:tab/>
        </w:r>
        <w:r w:rsidR="001E4132" w:rsidRPr="007B3558">
          <w:rPr>
            <w:rStyle w:val="a5"/>
            <w:rFonts w:hint="eastAsia"/>
            <w:noProof/>
          </w:rPr>
          <w:t>工作原理</w:t>
        </w:r>
        <w:r w:rsidR="001E4132">
          <w:rPr>
            <w:noProof/>
            <w:webHidden/>
          </w:rPr>
          <w:tab/>
        </w:r>
        <w:r>
          <w:rPr>
            <w:noProof/>
            <w:webHidden/>
          </w:rPr>
          <w:fldChar w:fldCharType="begin"/>
        </w:r>
        <w:r w:rsidR="001E4132">
          <w:rPr>
            <w:noProof/>
            <w:webHidden/>
          </w:rPr>
          <w:instrText xml:space="preserve"> PAGEREF _Toc453504092 \h </w:instrText>
        </w:r>
        <w:r>
          <w:rPr>
            <w:noProof/>
            <w:webHidden/>
          </w:rPr>
        </w:r>
        <w:r>
          <w:rPr>
            <w:noProof/>
            <w:webHidden/>
          </w:rPr>
          <w:fldChar w:fldCharType="separate"/>
        </w:r>
        <w:r w:rsidR="001E4132">
          <w:rPr>
            <w:noProof/>
            <w:webHidden/>
          </w:rPr>
          <w:t>7</w:t>
        </w:r>
        <w:r>
          <w:rPr>
            <w:noProof/>
            <w:webHidden/>
          </w:rPr>
          <w:fldChar w:fldCharType="end"/>
        </w:r>
      </w:hyperlink>
    </w:p>
    <w:p w:rsidR="001E4132" w:rsidRDefault="005D0175" w:rsidP="00F845DB">
      <w:pPr>
        <w:pStyle w:val="20"/>
        <w:tabs>
          <w:tab w:val="left" w:pos="1050"/>
          <w:tab w:val="right" w:leader="dot" w:pos="8296"/>
        </w:tabs>
        <w:rPr>
          <w:noProof/>
        </w:rPr>
      </w:pPr>
      <w:hyperlink w:anchor="_Toc453504093" w:history="1">
        <w:r w:rsidR="001E4132" w:rsidRPr="007B3558">
          <w:rPr>
            <w:rStyle w:val="a5"/>
            <w:noProof/>
          </w:rPr>
          <w:t>1.6</w:t>
        </w:r>
        <w:r w:rsidR="001E4132">
          <w:rPr>
            <w:noProof/>
          </w:rPr>
          <w:tab/>
        </w:r>
        <w:r w:rsidR="001E4132" w:rsidRPr="007B3558">
          <w:rPr>
            <w:rStyle w:val="a5"/>
            <w:rFonts w:hint="eastAsia"/>
            <w:noProof/>
          </w:rPr>
          <w:t>规格参数</w:t>
        </w:r>
        <w:r w:rsidR="001E4132">
          <w:rPr>
            <w:noProof/>
            <w:webHidden/>
          </w:rPr>
          <w:tab/>
        </w:r>
        <w:r>
          <w:rPr>
            <w:noProof/>
            <w:webHidden/>
          </w:rPr>
          <w:fldChar w:fldCharType="begin"/>
        </w:r>
        <w:r w:rsidR="001E4132">
          <w:rPr>
            <w:noProof/>
            <w:webHidden/>
          </w:rPr>
          <w:instrText xml:space="preserve"> PAGEREF _Toc453504093 \h </w:instrText>
        </w:r>
        <w:r>
          <w:rPr>
            <w:noProof/>
            <w:webHidden/>
          </w:rPr>
        </w:r>
        <w:r>
          <w:rPr>
            <w:noProof/>
            <w:webHidden/>
          </w:rPr>
          <w:fldChar w:fldCharType="separate"/>
        </w:r>
        <w:r w:rsidR="001E4132">
          <w:rPr>
            <w:noProof/>
            <w:webHidden/>
          </w:rPr>
          <w:t>7</w:t>
        </w:r>
        <w:r>
          <w:rPr>
            <w:noProof/>
            <w:webHidden/>
          </w:rPr>
          <w:fldChar w:fldCharType="end"/>
        </w:r>
      </w:hyperlink>
    </w:p>
    <w:p w:rsidR="001E4132" w:rsidRDefault="005D0175" w:rsidP="00F845DB">
      <w:pPr>
        <w:pStyle w:val="30"/>
        <w:tabs>
          <w:tab w:val="left" w:pos="1680"/>
          <w:tab w:val="right" w:leader="dot" w:pos="8296"/>
        </w:tabs>
        <w:rPr>
          <w:noProof/>
        </w:rPr>
      </w:pPr>
      <w:hyperlink w:anchor="_Toc453504094" w:history="1">
        <w:r w:rsidR="001E4132" w:rsidRPr="007B3558">
          <w:rPr>
            <w:rStyle w:val="a5"/>
            <w:noProof/>
          </w:rPr>
          <w:t>1.6.1</w:t>
        </w:r>
        <w:r w:rsidR="001E4132">
          <w:rPr>
            <w:noProof/>
          </w:rPr>
          <w:tab/>
        </w:r>
        <w:r w:rsidR="001E4132" w:rsidRPr="007B3558">
          <w:rPr>
            <w:rStyle w:val="a5"/>
            <w:rFonts w:hint="eastAsia"/>
            <w:noProof/>
          </w:rPr>
          <w:t>技术参数</w:t>
        </w:r>
        <w:r w:rsidR="001E4132">
          <w:rPr>
            <w:noProof/>
            <w:webHidden/>
          </w:rPr>
          <w:tab/>
        </w:r>
        <w:r>
          <w:rPr>
            <w:noProof/>
            <w:webHidden/>
          </w:rPr>
          <w:fldChar w:fldCharType="begin"/>
        </w:r>
        <w:r w:rsidR="001E4132">
          <w:rPr>
            <w:noProof/>
            <w:webHidden/>
          </w:rPr>
          <w:instrText xml:space="preserve"> PAGEREF _Toc453504094 \h </w:instrText>
        </w:r>
        <w:r>
          <w:rPr>
            <w:noProof/>
            <w:webHidden/>
          </w:rPr>
        </w:r>
        <w:r>
          <w:rPr>
            <w:noProof/>
            <w:webHidden/>
          </w:rPr>
          <w:fldChar w:fldCharType="separate"/>
        </w:r>
        <w:r w:rsidR="001E4132">
          <w:rPr>
            <w:noProof/>
            <w:webHidden/>
          </w:rPr>
          <w:t>7</w:t>
        </w:r>
        <w:r>
          <w:rPr>
            <w:noProof/>
            <w:webHidden/>
          </w:rPr>
          <w:fldChar w:fldCharType="end"/>
        </w:r>
      </w:hyperlink>
    </w:p>
    <w:p w:rsidR="001E4132" w:rsidRDefault="005D0175" w:rsidP="00F845DB">
      <w:pPr>
        <w:pStyle w:val="30"/>
        <w:tabs>
          <w:tab w:val="left" w:pos="1680"/>
          <w:tab w:val="right" w:leader="dot" w:pos="8296"/>
        </w:tabs>
        <w:rPr>
          <w:noProof/>
        </w:rPr>
      </w:pPr>
      <w:hyperlink w:anchor="_Toc453504095" w:history="1">
        <w:r w:rsidR="001E4132" w:rsidRPr="007B3558">
          <w:rPr>
            <w:rStyle w:val="a5"/>
            <w:noProof/>
          </w:rPr>
          <w:t>1.6.2</w:t>
        </w:r>
        <w:r w:rsidR="001E4132">
          <w:rPr>
            <w:noProof/>
          </w:rPr>
          <w:tab/>
        </w:r>
        <w:r w:rsidR="001E4132" w:rsidRPr="007B3558">
          <w:rPr>
            <w:rStyle w:val="a5"/>
            <w:rFonts w:hint="eastAsia"/>
            <w:noProof/>
          </w:rPr>
          <w:t>指示灯说明</w:t>
        </w:r>
        <w:r w:rsidR="001E4132">
          <w:rPr>
            <w:noProof/>
            <w:webHidden/>
          </w:rPr>
          <w:tab/>
        </w:r>
        <w:r>
          <w:rPr>
            <w:noProof/>
            <w:webHidden/>
          </w:rPr>
          <w:fldChar w:fldCharType="begin"/>
        </w:r>
        <w:r w:rsidR="001E4132">
          <w:rPr>
            <w:noProof/>
            <w:webHidden/>
          </w:rPr>
          <w:instrText xml:space="preserve"> PAGEREF _Toc453504095 \h </w:instrText>
        </w:r>
        <w:r>
          <w:rPr>
            <w:noProof/>
            <w:webHidden/>
          </w:rPr>
        </w:r>
        <w:r>
          <w:rPr>
            <w:noProof/>
            <w:webHidden/>
          </w:rPr>
          <w:fldChar w:fldCharType="separate"/>
        </w:r>
        <w:r w:rsidR="001E4132">
          <w:rPr>
            <w:noProof/>
            <w:webHidden/>
          </w:rPr>
          <w:t>8</w:t>
        </w:r>
        <w:r>
          <w:rPr>
            <w:noProof/>
            <w:webHidden/>
          </w:rPr>
          <w:fldChar w:fldCharType="end"/>
        </w:r>
      </w:hyperlink>
    </w:p>
    <w:p w:rsidR="001E4132" w:rsidRDefault="005D0175" w:rsidP="00F845DB">
      <w:pPr>
        <w:pStyle w:val="30"/>
        <w:tabs>
          <w:tab w:val="left" w:pos="1680"/>
          <w:tab w:val="right" w:leader="dot" w:pos="8296"/>
        </w:tabs>
        <w:rPr>
          <w:noProof/>
        </w:rPr>
      </w:pPr>
      <w:hyperlink w:anchor="_Toc453504096" w:history="1">
        <w:r w:rsidR="001E4132" w:rsidRPr="007B3558">
          <w:rPr>
            <w:rStyle w:val="a5"/>
            <w:noProof/>
          </w:rPr>
          <w:t>1.6.3</w:t>
        </w:r>
        <w:r w:rsidR="001E4132">
          <w:rPr>
            <w:noProof/>
          </w:rPr>
          <w:tab/>
        </w:r>
        <w:r w:rsidR="001E4132" w:rsidRPr="007B3558">
          <w:rPr>
            <w:rStyle w:val="a5"/>
            <w:rFonts w:hint="eastAsia"/>
            <w:noProof/>
          </w:rPr>
          <w:t>串口定义</w:t>
        </w:r>
        <w:r w:rsidR="001E4132">
          <w:rPr>
            <w:noProof/>
            <w:webHidden/>
          </w:rPr>
          <w:tab/>
        </w:r>
        <w:r>
          <w:rPr>
            <w:noProof/>
            <w:webHidden/>
          </w:rPr>
          <w:fldChar w:fldCharType="begin"/>
        </w:r>
        <w:r w:rsidR="001E4132">
          <w:rPr>
            <w:noProof/>
            <w:webHidden/>
          </w:rPr>
          <w:instrText xml:space="preserve"> PAGEREF _Toc453504096 \h </w:instrText>
        </w:r>
        <w:r>
          <w:rPr>
            <w:noProof/>
            <w:webHidden/>
          </w:rPr>
        </w:r>
        <w:r>
          <w:rPr>
            <w:noProof/>
            <w:webHidden/>
          </w:rPr>
          <w:fldChar w:fldCharType="separate"/>
        </w:r>
        <w:r w:rsidR="001E4132">
          <w:rPr>
            <w:noProof/>
            <w:webHidden/>
          </w:rPr>
          <w:t>9</w:t>
        </w:r>
        <w:r>
          <w:rPr>
            <w:noProof/>
            <w:webHidden/>
          </w:rPr>
          <w:fldChar w:fldCharType="end"/>
        </w:r>
      </w:hyperlink>
    </w:p>
    <w:p w:rsidR="001E4132" w:rsidRDefault="005D0175" w:rsidP="00F845DB">
      <w:pPr>
        <w:pStyle w:val="20"/>
        <w:tabs>
          <w:tab w:val="left" w:pos="1050"/>
          <w:tab w:val="right" w:leader="dot" w:pos="8296"/>
        </w:tabs>
        <w:rPr>
          <w:noProof/>
        </w:rPr>
      </w:pPr>
      <w:hyperlink w:anchor="_Toc453504097" w:history="1">
        <w:r w:rsidR="001E4132" w:rsidRPr="007B3558">
          <w:rPr>
            <w:rStyle w:val="a5"/>
            <w:noProof/>
          </w:rPr>
          <w:t>1.7</w:t>
        </w:r>
        <w:r w:rsidR="001E4132">
          <w:rPr>
            <w:noProof/>
          </w:rPr>
          <w:tab/>
        </w:r>
        <w:r w:rsidR="001E4132" w:rsidRPr="007B3558">
          <w:rPr>
            <w:rStyle w:val="a5"/>
            <w:rFonts w:hint="eastAsia"/>
            <w:noProof/>
          </w:rPr>
          <w:t>技术优势</w:t>
        </w:r>
        <w:r w:rsidR="001E4132">
          <w:rPr>
            <w:noProof/>
            <w:webHidden/>
          </w:rPr>
          <w:tab/>
        </w:r>
        <w:r>
          <w:rPr>
            <w:noProof/>
            <w:webHidden/>
          </w:rPr>
          <w:fldChar w:fldCharType="begin"/>
        </w:r>
        <w:r w:rsidR="001E4132">
          <w:rPr>
            <w:noProof/>
            <w:webHidden/>
          </w:rPr>
          <w:instrText xml:space="preserve"> PAGEREF _Toc453504097 \h </w:instrText>
        </w:r>
        <w:r>
          <w:rPr>
            <w:noProof/>
            <w:webHidden/>
          </w:rPr>
        </w:r>
        <w:r>
          <w:rPr>
            <w:noProof/>
            <w:webHidden/>
          </w:rPr>
          <w:fldChar w:fldCharType="separate"/>
        </w:r>
        <w:r w:rsidR="001E4132">
          <w:rPr>
            <w:noProof/>
            <w:webHidden/>
          </w:rPr>
          <w:t>10</w:t>
        </w:r>
        <w:r>
          <w:rPr>
            <w:noProof/>
            <w:webHidden/>
          </w:rPr>
          <w:fldChar w:fldCharType="end"/>
        </w:r>
      </w:hyperlink>
    </w:p>
    <w:p w:rsidR="001E4132" w:rsidRDefault="005D0175" w:rsidP="00F845DB">
      <w:pPr>
        <w:pStyle w:val="20"/>
        <w:tabs>
          <w:tab w:val="left" w:pos="1050"/>
          <w:tab w:val="right" w:leader="dot" w:pos="8296"/>
        </w:tabs>
        <w:rPr>
          <w:noProof/>
        </w:rPr>
      </w:pPr>
      <w:hyperlink w:anchor="_Toc453504098" w:history="1">
        <w:r w:rsidR="001E4132" w:rsidRPr="007B3558">
          <w:rPr>
            <w:rStyle w:val="a5"/>
            <w:noProof/>
          </w:rPr>
          <w:t>1.8</w:t>
        </w:r>
        <w:r w:rsidR="001E4132">
          <w:rPr>
            <w:noProof/>
          </w:rPr>
          <w:tab/>
        </w:r>
        <w:r w:rsidR="001E4132" w:rsidRPr="007B3558">
          <w:rPr>
            <w:rStyle w:val="a5"/>
            <w:rFonts w:hint="eastAsia"/>
            <w:noProof/>
          </w:rPr>
          <w:t>典型应用</w:t>
        </w:r>
        <w:r w:rsidR="001E4132">
          <w:rPr>
            <w:noProof/>
            <w:webHidden/>
          </w:rPr>
          <w:tab/>
        </w:r>
        <w:r>
          <w:rPr>
            <w:noProof/>
            <w:webHidden/>
          </w:rPr>
          <w:fldChar w:fldCharType="begin"/>
        </w:r>
        <w:r w:rsidR="001E4132">
          <w:rPr>
            <w:noProof/>
            <w:webHidden/>
          </w:rPr>
          <w:instrText xml:space="preserve"> PAGEREF _Toc453504098 \h </w:instrText>
        </w:r>
        <w:r>
          <w:rPr>
            <w:noProof/>
            <w:webHidden/>
          </w:rPr>
        </w:r>
        <w:r>
          <w:rPr>
            <w:noProof/>
            <w:webHidden/>
          </w:rPr>
          <w:fldChar w:fldCharType="separate"/>
        </w:r>
        <w:r w:rsidR="001E4132">
          <w:rPr>
            <w:noProof/>
            <w:webHidden/>
          </w:rPr>
          <w:t>11</w:t>
        </w:r>
        <w:r>
          <w:rPr>
            <w:noProof/>
            <w:webHidden/>
          </w:rPr>
          <w:fldChar w:fldCharType="end"/>
        </w:r>
      </w:hyperlink>
    </w:p>
    <w:p w:rsidR="001E4132" w:rsidRDefault="005D0175">
      <w:pPr>
        <w:pStyle w:val="10"/>
      </w:pPr>
      <w:hyperlink w:anchor="_Toc453504099" w:history="1">
        <w:r w:rsidR="001E4132" w:rsidRPr="007B3558">
          <w:rPr>
            <w:rStyle w:val="a5"/>
            <w:rFonts w:hint="eastAsia"/>
          </w:rPr>
          <w:t>第二章</w:t>
        </w:r>
        <w:r w:rsidR="001E4132">
          <w:tab/>
        </w:r>
        <w:r w:rsidR="001E4132" w:rsidRPr="007B3558">
          <w:rPr>
            <w:rStyle w:val="a5"/>
            <w:rFonts w:hint="eastAsia"/>
          </w:rPr>
          <w:t>设备配置</w:t>
        </w:r>
        <w:r w:rsidR="001E4132">
          <w:rPr>
            <w:webHidden/>
          </w:rPr>
          <w:tab/>
        </w:r>
        <w:r>
          <w:rPr>
            <w:webHidden/>
          </w:rPr>
          <w:fldChar w:fldCharType="begin"/>
        </w:r>
        <w:r w:rsidR="001E4132">
          <w:rPr>
            <w:webHidden/>
          </w:rPr>
          <w:instrText xml:space="preserve"> PAGEREF _Toc453504099 \h </w:instrText>
        </w:r>
        <w:r>
          <w:rPr>
            <w:webHidden/>
          </w:rPr>
        </w:r>
        <w:r>
          <w:rPr>
            <w:webHidden/>
          </w:rPr>
          <w:fldChar w:fldCharType="separate"/>
        </w:r>
        <w:r w:rsidR="001E4132">
          <w:rPr>
            <w:webHidden/>
          </w:rPr>
          <w:t>12</w:t>
        </w:r>
        <w:r>
          <w:rPr>
            <w:webHidden/>
          </w:rPr>
          <w:fldChar w:fldCharType="end"/>
        </w:r>
      </w:hyperlink>
    </w:p>
    <w:p w:rsidR="001E4132" w:rsidRDefault="005D0175" w:rsidP="00F845DB">
      <w:pPr>
        <w:pStyle w:val="20"/>
        <w:tabs>
          <w:tab w:val="right" w:leader="dot" w:pos="8296"/>
        </w:tabs>
        <w:rPr>
          <w:noProof/>
        </w:rPr>
      </w:pPr>
      <w:hyperlink w:anchor="_Toc453504100" w:history="1">
        <w:r w:rsidR="001E4132" w:rsidRPr="007B3558">
          <w:rPr>
            <w:rStyle w:val="a5"/>
            <w:noProof/>
          </w:rPr>
          <w:t xml:space="preserve">2.1 </w:t>
        </w:r>
        <w:r w:rsidR="001E4132" w:rsidRPr="007B3558">
          <w:rPr>
            <w:rStyle w:val="a5"/>
            <w:rFonts w:hint="eastAsia"/>
            <w:noProof/>
          </w:rPr>
          <w:t>配置方法</w:t>
        </w:r>
        <w:r w:rsidR="001E4132">
          <w:rPr>
            <w:noProof/>
            <w:webHidden/>
          </w:rPr>
          <w:tab/>
        </w:r>
        <w:r>
          <w:rPr>
            <w:noProof/>
            <w:webHidden/>
          </w:rPr>
          <w:fldChar w:fldCharType="begin"/>
        </w:r>
        <w:r w:rsidR="001E4132">
          <w:rPr>
            <w:noProof/>
            <w:webHidden/>
          </w:rPr>
          <w:instrText xml:space="preserve"> PAGEREF _Toc453504100 \h </w:instrText>
        </w:r>
        <w:r>
          <w:rPr>
            <w:noProof/>
            <w:webHidden/>
          </w:rPr>
        </w:r>
        <w:r>
          <w:rPr>
            <w:noProof/>
            <w:webHidden/>
          </w:rPr>
          <w:fldChar w:fldCharType="separate"/>
        </w:r>
        <w:r w:rsidR="001E4132">
          <w:rPr>
            <w:noProof/>
            <w:webHidden/>
          </w:rPr>
          <w:t>12</w:t>
        </w:r>
        <w:r>
          <w:rPr>
            <w:noProof/>
            <w:webHidden/>
          </w:rPr>
          <w:fldChar w:fldCharType="end"/>
        </w:r>
      </w:hyperlink>
    </w:p>
    <w:p w:rsidR="001E4132" w:rsidRDefault="005D0175" w:rsidP="00F845DB">
      <w:pPr>
        <w:pStyle w:val="30"/>
        <w:tabs>
          <w:tab w:val="right" w:leader="dot" w:pos="8296"/>
        </w:tabs>
        <w:rPr>
          <w:noProof/>
        </w:rPr>
      </w:pPr>
      <w:hyperlink w:anchor="_Toc453504101" w:history="1">
        <w:r w:rsidR="001E4132" w:rsidRPr="007B3558">
          <w:rPr>
            <w:rStyle w:val="a5"/>
            <w:noProof/>
          </w:rPr>
          <w:t xml:space="preserve">2.1.1 </w:t>
        </w:r>
        <w:r w:rsidR="001E4132" w:rsidRPr="007B3558">
          <w:rPr>
            <w:rStyle w:val="a5"/>
            <w:rFonts w:hint="eastAsia"/>
            <w:noProof/>
          </w:rPr>
          <w:t>准备工作</w:t>
        </w:r>
        <w:r w:rsidR="001E4132">
          <w:rPr>
            <w:noProof/>
            <w:webHidden/>
          </w:rPr>
          <w:tab/>
        </w:r>
        <w:r>
          <w:rPr>
            <w:noProof/>
            <w:webHidden/>
          </w:rPr>
          <w:fldChar w:fldCharType="begin"/>
        </w:r>
        <w:r w:rsidR="001E4132">
          <w:rPr>
            <w:noProof/>
            <w:webHidden/>
          </w:rPr>
          <w:instrText xml:space="preserve"> PAGEREF _Toc453504101 \h </w:instrText>
        </w:r>
        <w:r>
          <w:rPr>
            <w:noProof/>
            <w:webHidden/>
          </w:rPr>
        </w:r>
        <w:r>
          <w:rPr>
            <w:noProof/>
            <w:webHidden/>
          </w:rPr>
          <w:fldChar w:fldCharType="separate"/>
        </w:r>
        <w:r w:rsidR="001E4132">
          <w:rPr>
            <w:noProof/>
            <w:webHidden/>
          </w:rPr>
          <w:t>12</w:t>
        </w:r>
        <w:r>
          <w:rPr>
            <w:noProof/>
            <w:webHidden/>
          </w:rPr>
          <w:fldChar w:fldCharType="end"/>
        </w:r>
      </w:hyperlink>
    </w:p>
    <w:p w:rsidR="001E4132" w:rsidRDefault="005D0175" w:rsidP="00F845DB">
      <w:pPr>
        <w:pStyle w:val="30"/>
        <w:tabs>
          <w:tab w:val="right" w:leader="dot" w:pos="8296"/>
        </w:tabs>
        <w:rPr>
          <w:noProof/>
        </w:rPr>
      </w:pPr>
      <w:hyperlink w:anchor="_Toc453504102" w:history="1">
        <w:r w:rsidR="001E4132" w:rsidRPr="007B3558">
          <w:rPr>
            <w:rStyle w:val="a5"/>
            <w:noProof/>
          </w:rPr>
          <w:t xml:space="preserve">2.1.2 </w:t>
        </w:r>
        <w:r w:rsidR="001E4132" w:rsidRPr="007B3558">
          <w:rPr>
            <w:rStyle w:val="a5"/>
            <w:rFonts w:hint="eastAsia"/>
            <w:noProof/>
          </w:rPr>
          <w:t>配置</w:t>
        </w:r>
        <w:r w:rsidR="001E4132" w:rsidRPr="007B3558">
          <w:rPr>
            <w:rStyle w:val="a5"/>
            <w:noProof/>
          </w:rPr>
          <w:t>ZH-6610</w:t>
        </w:r>
        <w:r w:rsidR="001E4132">
          <w:rPr>
            <w:noProof/>
            <w:webHidden/>
          </w:rPr>
          <w:tab/>
        </w:r>
        <w:r>
          <w:rPr>
            <w:noProof/>
            <w:webHidden/>
          </w:rPr>
          <w:fldChar w:fldCharType="begin"/>
        </w:r>
        <w:r w:rsidR="001E4132">
          <w:rPr>
            <w:noProof/>
            <w:webHidden/>
          </w:rPr>
          <w:instrText xml:space="preserve"> PAGEREF _Toc453504102 \h </w:instrText>
        </w:r>
        <w:r>
          <w:rPr>
            <w:noProof/>
            <w:webHidden/>
          </w:rPr>
        </w:r>
        <w:r>
          <w:rPr>
            <w:noProof/>
            <w:webHidden/>
          </w:rPr>
          <w:fldChar w:fldCharType="separate"/>
        </w:r>
        <w:r w:rsidR="001E4132">
          <w:rPr>
            <w:noProof/>
            <w:webHidden/>
          </w:rPr>
          <w:t>12</w:t>
        </w:r>
        <w:r>
          <w:rPr>
            <w:noProof/>
            <w:webHidden/>
          </w:rPr>
          <w:fldChar w:fldCharType="end"/>
        </w:r>
      </w:hyperlink>
    </w:p>
    <w:p w:rsidR="001E4132" w:rsidRDefault="005D0175">
      <w:pPr>
        <w:pStyle w:val="10"/>
      </w:pPr>
      <w:hyperlink w:anchor="_Toc453504103" w:history="1">
        <w:r w:rsidR="001E4132" w:rsidRPr="007B3558">
          <w:rPr>
            <w:rStyle w:val="a5"/>
            <w:rFonts w:hint="eastAsia"/>
          </w:rPr>
          <w:t>附录：</w:t>
        </w:r>
        <w:r w:rsidR="001E4132" w:rsidRPr="007B3558">
          <w:rPr>
            <w:rStyle w:val="a5"/>
          </w:rPr>
          <w:t>GPS</w:t>
        </w:r>
        <w:r w:rsidR="001E4132" w:rsidRPr="007B3558">
          <w:rPr>
            <w:rStyle w:val="a5"/>
            <w:rFonts w:hint="eastAsia"/>
          </w:rPr>
          <w:t>数据包格式说明</w:t>
        </w:r>
        <w:r w:rsidR="001E4132">
          <w:rPr>
            <w:webHidden/>
          </w:rPr>
          <w:tab/>
        </w:r>
        <w:r>
          <w:rPr>
            <w:webHidden/>
          </w:rPr>
          <w:fldChar w:fldCharType="begin"/>
        </w:r>
        <w:r w:rsidR="001E4132">
          <w:rPr>
            <w:webHidden/>
          </w:rPr>
          <w:instrText xml:space="preserve"> PAGEREF _Toc453504103 \h </w:instrText>
        </w:r>
        <w:r>
          <w:rPr>
            <w:webHidden/>
          </w:rPr>
        </w:r>
        <w:r>
          <w:rPr>
            <w:webHidden/>
          </w:rPr>
          <w:fldChar w:fldCharType="separate"/>
        </w:r>
        <w:r w:rsidR="001E4132">
          <w:rPr>
            <w:webHidden/>
          </w:rPr>
          <w:t>17</w:t>
        </w:r>
        <w:r>
          <w:rPr>
            <w:webHidden/>
          </w:rPr>
          <w:fldChar w:fldCharType="end"/>
        </w:r>
      </w:hyperlink>
    </w:p>
    <w:p w:rsidR="001E4132" w:rsidRDefault="005D0175">
      <w:r>
        <w:fldChar w:fldCharType="end"/>
      </w:r>
    </w:p>
    <w:p w:rsidR="001E4132" w:rsidRDefault="001E4132" w:rsidP="00D45DB1"/>
    <w:p w:rsidR="001E4132" w:rsidRDefault="001E4132" w:rsidP="00D45DB1"/>
    <w:p w:rsidR="001E4132" w:rsidRDefault="001E4132" w:rsidP="008C260E">
      <w:pPr>
        <w:jc w:val="right"/>
      </w:pPr>
    </w:p>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rsidP="00D45DB1"/>
    <w:p w:rsidR="001E4132" w:rsidRDefault="001E4132">
      <w:pPr>
        <w:widowControl/>
        <w:jc w:val="left"/>
        <w:sectPr w:rsidR="001E4132" w:rsidSect="00D45DB1">
          <w:pgSz w:w="11906" w:h="16838"/>
          <w:pgMar w:top="1440" w:right="1800" w:bottom="1440" w:left="1800" w:header="851" w:footer="992" w:gutter="0"/>
          <w:pgNumType w:start="1"/>
          <w:cols w:space="425"/>
          <w:docGrid w:type="lines" w:linePitch="312"/>
        </w:sectPr>
      </w:pPr>
    </w:p>
    <w:p w:rsidR="001E4132" w:rsidRDefault="001E4132" w:rsidP="0040745A">
      <w:pPr>
        <w:pStyle w:val="1"/>
        <w:numPr>
          <w:ilvl w:val="0"/>
          <w:numId w:val="1"/>
        </w:numPr>
      </w:pPr>
      <w:bookmarkStart w:id="1" w:name="_Toc453504087"/>
      <w:r>
        <w:rPr>
          <w:rFonts w:hint="eastAsia"/>
        </w:rPr>
        <w:lastRenderedPageBreak/>
        <w:t>产品介绍</w:t>
      </w:r>
      <w:bookmarkEnd w:id="1"/>
    </w:p>
    <w:p w:rsidR="001E4132" w:rsidRDefault="001E4132" w:rsidP="0040745A">
      <w:pPr>
        <w:ind w:left="1545"/>
      </w:pPr>
      <w:r>
        <w:rPr>
          <w:rFonts w:hint="eastAsia"/>
        </w:rPr>
        <w:t>本章主要介绍</w:t>
      </w:r>
      <w:r>
        <w:t>ZH-6610</w:t>
      </w:r>
      <w:r>
        <w:rPr>
          <w:rFonts w:hint="eastAsia"/>
        </w:rPr>
        <w:t>的外观、配件、规格参数和使用原理。</w:t>
      </w:r>
    </w:p>
    <w:p w:rsidR="001E4132" w:rsidRDefault="001E4132" w:rsidP="0040745A">
      <w:pPr>
        <w:ind w:left="1545"/>
      </w:pPr>
      <w:r>
        <w:t>1</w:t>
      </w:r>
      <w:r>
        <w:rPr>
          <w:rFonts w:hint="eastAsia"/>
        </w:rPr>
        <w:t>、产品简介</w:t>
      </w:r>
    </w:p>
    <w:p w:rsidR="001E4132" w:rsidRDefault="001E4132" w:rsidP="0040745A">
      <w:pPr>
        <w:ind w:left="1545"/>
      </w:pPr>
      <w:r>
        <w:t>2</w:t>
      </w:r>
      <w:r>
        <w:rPr>
          <w:rFonts w:hint="eastAsia"/>
        </w:rPr>
        <w:t>、外观</w:t>
      </w:r>
    </w:p>
    <w:p w:rsidR="001E4132" w:rsidRDefault="001E4132" w:rsidP="0040745A">
      <w:pPr>
        <w:ind w:left="1545"/>
      </w:pPr>
      <w:r>
        <w:t>3</w:t>
      </w:r>
      <w:r>
        <w:rPr>
          <w:rFonts w:hint="eastAsia"/>
        </w:rPr>
        <w:t>、配件</w:t>
      </w:r>
    </w:p>
    <w:p w:rsidR="001E4132" w:rsidRDefault="001E4132" w:rsidP="0040745A">
      <w:pPr>
        <w:ind w:left="1545"/>
      </w:pPr>
      <w:r>
        <w:t>4</w:t>
      </w:r>
      <w:r>
        <w:rPr>
          <w:rFonts w:hint="eastAsia"/>
        </w:rPr>
        <w:t>、安装尺寸</w:t>
      </w:r>
    </w:p>
    <w:p w:rsidR="001E4132" w:rsidRDefault="001E4132" w:rsidP="0040745A">
      <w:pPr>
        <w:ind w:left="1545"/>
      </w:pPr>
      <w:r>
        <w:t>5</w:t>
      </w:r>
      <w:r>
        <w:rPr>
          <w:rFonts w:hint="eastAsia"/>
        </w:rPr>
        <w:t>、使用原理</w:t>
      </w:r>
    </w:p>
    <w:p w:rsidR="001E4132" w:rsidRDefault="001E4132" w:rsidP="0040745A">
      <w:pPr>
        <w:ind w:left="1545"/>
      </w:pPr>
      <w:r>
        <w:t>6</w:t>
      </w:r>
      <w:r>
        <w:rPr>
          <w:rFonts w:hint="eastAsia"/>
        </w:rPr>
        <w:t>、规格参数</w:t>
      </w:r>
    </w:p>
    <w:p w:rsidR="001E4132" w:rsidRDefault="001E4132" w:rsidP="0040745A">
      <w:pPr>
        <w:ind w:left="1545"/>
      </w:pPr>
      <w:r>
        <w:t>7</w:t>
      </w:r>
      <w:r>
        <w:rPr>
          <w:rFonts w:hint="eastAsia"/>
        </w:rPr>
        <w:t>、技术优势</w:t>
      </w:r>
    </w:p>
    <w:p w:rsidR="001E4132" w:rsidRDefault="001E4132" w:rsidP="0040745A">
      <w:pPr>
        <w:ind w:left="1545"/>
      </w:pPr>
      <w:r>
        <w:t>8</w:t>
      </w:r>
      <w:r>
        <w:rPr>
          <w:rFonts w:hint="eastAsia"/>
        </w:rPr>
        <w:t>、典型应用</w:t>
      </w:r>
    </w:p>
    <w:p w:rsidR="001E4132" w:rsidRDefault="005D0175" w:rsidP="0040745A">
      <w:pPr>
        <w:ind w:left="1545"/>
      </w:pPr>
      <w:r>
        <w:rPr>
          <w:noProof/>
        </w:rPr>
        <w:pict>
          <v:line id="直接连接符 25" o:spid="_x0000_s1034" style="position:absolute;left:0;text-align:left;flip:y;z-index:5;visibility:visible;mso-wrap-distance-top:-3e-5mm;mso-wrap-distance-bottom:-3e-5mm" from="56.25pt,8.3pt" to="428.25pt,8.3pt" strokecolor="windowText" strokeweight="1.5pt">
            <v:stroke opacity="19789f" joinstyle="miter"/>
            <o:lock v:ext="edit" shapetype="f"/>
          </v:line>
        </w:pict>
      </w:r>
    </w:p>
    <w:p w:rsidR="001E4132" w:rsidRDefault="001E4132" w:rsidP="0040745A">
      <w:pPr>
        <w:pStyle w:val="2"/>
        <w:numPr>
          <w:ilvl w:val="1"/>
          <w:numId w:val="2"/>
        </w:numPr>
      </w:pPr>
      <w:bookmarkStart w:id="2" w:name="_Toc453504088"/>
      <w:r>
        <w:rPr>
          <w:rFonts w:hint="eastAsia"/>
        </w:rPr>
        <w:t>产品简介</w:t>
      </w:r>
      <w:bookmarkEnd w:id="2"/>
    </w:p>
    <w:p w:rsidR="001E4132" w:rsidRDefault="001E4132" w:rsidP="00F845DB">
      <w:pPr>
        <w:ind w:left="1470" w:hangingChars="700" w:hanging="1470"/>
      </w:pPr>
      <w:r>
        <w:t xml:space="preserve">              ZH</w:t>
      </w:r>
      <w:r w:rsidRPr="00A7168D">
        <w:t>-6</w:t>
      </w:r>
      <w:r>
        <w:t>610</w:t>
      </w:r>
      <w:r w:rsidRPr="00A7168D">
        <w:rPr>
          <w:rFonts w:hint="eastAsia"/>
        </w:rPr>
        <w:t>是</w:t>
      </w:r>
      <w:r>
        <w:rPr>
          <w:rFonts w:hint="eastAsia"/>
        </w:rPr>
        <w:t>振鸿</w:t>
      </w:r>
      <w:r w:rsidRPr="00A7168D">
        <w:t>2011</w:t>
      </w:r>
      <w:r w:rsidRPr="00A7168D">
        <w:rPr>
          <w:rFonts w:hint="eastAsia"/>
        </w:rPr>
        <w:t>年推出的一款工业级带</w:t>
      </w:r>
      <w:r w:rsidRPr="00A7168D">
        <w:t>GPS</w:t>
      </w:r>
      <w:r w:rsidRPr="00A7168D">
        <w:rPr>
          <w:rFonts w:hint="eastAsia"/>
        </w:rPr>
        <w:t>全球卫星定位功能的</w:t>
      </w:r>
      <w:r>
        <w:t>3G</w:t>
      </w:r>
      <w:r w:rsidRPr="00A7168D">
        <w:t xml:space="preserve"> DTU </w:t>
      </w:r>
      <w:r w:rsidRPr="00A7168D">
        <w:rPr>
          <w:rFonts w:hint="eastAsia"/>
        </w:rPr>
        <w:t>产品。该产品内部集成了高性能、低功耗的工业级</w:t>
      </w:r>
      <w:r w:rsidRPr="00A7168D">
        <w:t xml:space="preserve"> GPS </w:t>
      </w:r>
      <w:r w:rsidRPr="00A7168D">
        <w:rPr>
          <w:rFonts w:hint="eastAsia"/>
        </w:rPr>
        <w:t>模块和</w:t>
      </w:r>
      <w:r>
        <w:t>3G</w:t>
      </w:r>
      <w:r w:rsidRPr="00A7168D">
        <w:rPr>
          <w:rFonts w:hint="eastAsia"/>
        </w:rPr>
        <w:t>模块，是</w:t>
      </w:r>
      <w:r w:rsidRPr="00A7168D">
        <w:t xml:space="preserve"> GPS </w:t>
      </w:r>
      <w:r w:rsidRPr="00A7168D">
        <w:rPr>
          <w:rFonts w:hint="eastAsia"/>
        </w:rPr>
        <w:t>全球定位技术和无线</w:t>
      </w:r>
      <w:r w:rsidRPr="00A7168D">
        <w:t xml:space="preserve"> </w:t>
      </w:r>
      <w:r>
        <w:rPr>
          <w:rFonts w:hint="eastAsia"/>
        </w:rPr>
        <w:t>模块</w:t>
      </w:r>
      <w:r w:rsidRPr="00A7168D">
        <w:t xml:space="preserve"> </w:t>
      </w:r>
      <w:r w:rsidRPr="00A7168D">
        <w:rPr>
          <w:rFonts w:hint="eastAsia"/>
        </w:rPr>
        <w:t>通信技术完美结合的一款产品。</w:t>
      </w:r>
    </w:p>
    <w:p w:rsidR="001E4132" w:rsidRDefault="001E4132" w:rsidP="00F845DB">
      <w:pPr>
        <w:ind w:left="1470" w:hangingChars="700" w:hanging="1470"/>
      </w:pPr>
    </w:p>
    <w:p w:rsidR="001E4132" w:rsidRDefault="001E4132" w:rsidP="00F845DB">
      <w:pPr>
        <w:ind w:left="1470" w:hangingChars="700" w:hanging="1470"/>
      </w:pPr>
      <w:r>
        <w:t xml:space="preserve">              ZH</w:t>
      </w:r>
      <w:r w:rsidRPr="00A7168D">
        <w:t>-6</w:t>
      </w:r>
      <w:r>
        <w:t>610</w:t>
      </w:r>
      <w:r w:rsidRPr="00A7168D">
        <w:t xml:space="preserve"> </w:t>
      </w:r>
      <w:r w:rsidRPr="00A7168D">
        <w:rPr>
          <w:rFonts w:hint="eastAsia"/>
        </w:rPr>
        <w:t>基于</w:t>
      </w:r>
      <w:r w:rsidRPr="00A7168D">
        <w:t xml:space="preserve"> ARM </w:t>
      </w:r>
      <w:r w:rsidRPr="00A7168D">
        <w:rPr>
          <w:rFonts w:hint="eastAsia"/>
        </w:rPr>
        <w:t>平台、嵌入式操作系统，内置工业级模块，可在恶劣环境下使用，工作温度适用范围可达－</w:t>
      </w:r>
      <w:r w:rsidRPr="00A7168D">
        <w:t>40</w:t>
      </w:r>
      <w:r w:rsidRPr="00A7168D">
        <w:rPr>
          <w:rFonts w:hint="eastAsia"/>
        </w:rPr>
        <w:t>℃</w:t>
      </w:r>
      <w:r w:rsidRPr="00A7168D">
        <w:t>~</w:t>
      </w:r>
      <w:r w:rsidRPr="00A7168D">
        <w:rPr>
          <w:rFonts w:hint="eastAsia"/>
        </w:rPr>
        <w:t>＋</w:t>
      </w:r>
      <w:r w:rsidRPr="00A7168D">
        <w:t>85</w:t>
      </w:r>
      <w:r w:rsidRPr="00A7168D">
        <w:rPr>
          <w:rFonts w:hint="eastAsia"/>
        </w:rPr>
        <w:t>℃。</w:t>
      </w:r>
      <w:r>
        <w:t>ZH</w:t>
      </w:r>
      <w:r w:rsidRPr="00A7168D">
        <w:t>-6</w:t>
      </w:r>
      <w:r>
        <w:t>610</w:t>
      </w:r>
      <w:r w:rsidRPr="00A7168D">
        <w:t xml:space="preserve"> </w:t>
      </w:r>
      <w:r w:rsidRPr="00A7168D">
        <w:rPr>
          <w:rFonts w:hint="eastAsia"/>
        </w:rPr>
        <w:t>提供标准</w:t>
      </w:r>
      <w:r w:rsidRPr="00A7168D">
        <w:t xml:space="preserve"> RS232/485 </w:t>
      </w:r>
      <w:r w:rsidRPr="00A7168D">
        <w:rPr>
          <w:rFonts w:hint="eastAsia"/>
        </w:rPr>
        <w:t>串行接口，可以快速与</w:t>
      </w:r>
      <w:r w:rsidRPr="00A7168D">
        <w:t xml:space="preserve"> PLC</w:t>
      </w:r>
      <w:r w:rsidRPr="00A7168D">
        <w:rPr>
          <w:rFonts w:hint="eastAsia"/>
        </w:rPr>
        <w:t>、工控机、仪器、仪表、</w:t>
      </w:r>
      <w:r w:rsidRPr="00A7168D">
        <w:t xml:space="preserve">RTU </w:t>
      </w:r>
      <w:r w:rsidRPr="00A7168D">
        <w:rPr>
          <w:rFonts w:hint="eastAsia"/>
        </w:rPr>
        <w:t>等设备相连，通过</w:t>
      </w:r>
      <w:r w:rsidRPr="00A7168D">
        <w:t xml:space="preserve"> </w:t>
      </w:r>
      <w:r>
        <w:t>3G</w:t>
      </w:r>
      <w:r w:rsidRPr="00A7168D">
        <w:t xml:space="preserve"> </w:t>
      </w:r>
      <w:r w:rsidRPr="00A7168D">
        <w:rPr>
          <w:rFonts w:hint="eastAsia"/>
        </w:rPr>
        <w:t>网络将与</w:t>
      </w:r>
      <w:r w:rsidRPr="00A7168D">
        <w:t xml:space="preserve"> </w:t>
      </w:r>
      <w:r>
        <w:t>ZH</w:t>
      </w:r>
      <w:r w:rsidRPr="00A7168D">
        <w:t>-6</w:t>
      </w:r>
      <w:r>
        <w:t>610</w:t>
      </w:r>
      <w:r w:rsidRPr="00A7168D">
        <w:t xml:space="preserve"> </w:t>
      </w:r>
      <w:r w:rsidRPr="00A7168D">
        <w:rPr>
          <w:rFonts w:hint="eastAsia"/>
        </w:rPr>
        <w:t>相连的设备数据传输到</w:t>
      </w:r>
      <w:r w:rsidRPr="00A7168D">
        <w:t xml:space="preserve"> Internet </w:t>
      </w:r>
      <w:r w:rsidRPr="00A7168D">
        <w:rPr>
          <w:rFonts w:hint="eastAsia"/>
        </w:rPr>
        <w:t>上的一台主机上，实现数据远程透明传输，与此同时可将前端设备所处地的</w:t>
      </w:r>
      <w:r w:rsidRPr="00A7168D">
        <w:t xml:space="preserve"> GPS </w:t>
      </w:r>
      <w:r w:rsidRPr="00A7168D">
        <w:rPr>
          <w:rFonts w:hint="eastAsia"/>
        </w:rPr>
        <w:t>位置信息上报至主机上，实现设备的定位。</w:t>
      </w:r>
    </w:p>
    <w:p w:rsidR="001E4132" w:rsidRDefault="001E4132" w:rsidP="00F845DB">
      <w:pPr>
        <w:ind w:left="1470" w:hangingChars="700" w:hanging="1470"/>
      </w:pPr>
    </w:p>
    <w:p w:rsidR="001E4132" w:rsidRDefault="001E4132" w:rsidP="00F845DB">
      <w:pPr>
        <w:ind w:left="1470" w:hangingChars="700" w:hanging="1470"/>
      </w:pPr>
      <w:r>
        <w:t xml:space="preserve">              ZH</w:t>
      </w:r>
      <w:r w:rsidRPr="00A7168D">
        <w:t>-6</w:t>
      </w:r>
      <w:r>
        <w:t>610</w:t>
      </w:r>
      <w:r w:rsidRPr="00A7168D">
        <w:t xml:space="preserve"> </w:t>
      </w:r>
      <w:r w:rsidRPr="00A7168D">
        <w:rPr>
          <w:rFonts w:hint="eastAsia"/>
        </w:rPr>
        <w:t>具有定位、无线数据通信及数据处理能力，外形小巧，坚固耐用，稳定可靠，安装方便，并且可以实现拆壳后的裸板集成，可广泛应用于建筑、交通等行业。特别适合塔吊监控、重型机械管理，也可用于出租车运营管理，运输车辆、特种车辆、车辆租赁管理等领域。</w:t>
      </w:r>
    </w:p>
    <w:p w:rsidR="001E4132" w:rsidRDefault="001E4132" w:rsidP="00F845DB">
      <w:pPr>
        <w:ind w:left="1470" w:hangingChars="700" w:hanging="1470"/>
      </w:pPr>
    </w:p>
    <w:p w:rsidR="001E4132" w:rsidRDefault="001E4132" w:rsidP="00F845DB">
      <w:pPr>
        <w:ind w:left="1470" w:hangingChars="700" w:hanging="1470"/>
      </w:pPr>
    </w:p>
    <w:p w:rsidR="001E4132" w:rsidRDefault="001E4132" w:rsidP="00F845DB">
      <w:pPr>
        <w:ind w:left="1470" w:hangingChars="700" w:hanging="1470"/>
      </w:pPr>
    </w:p>
    <w:p w:rsidR="001E4132" w:rsidRDefault="001E4132" w:rsidP="00F845DB">
      <w:pPr>
        <w:ind w:left="1470" w:hangingChars="700" w:hanging="1470"/>
      </w:pPr>
    </w:p>
    <w:p w:rsidR="001E4132" w:rsidRDefault="001E4132" w:rsidP="00F845DB">
      <w:pPr>
        <w:ind w:left="1470" w:hangingChars="700" w:hanging="1470"/>
      </w:pPr>
    </w:p>
    <w:p w:rsidR="001E4132" w:rsidRDefault="001E4132" w:rsidP="00F845DB">
      <w:pPr>
        <w:ind w:left="1470" w:hangingChars="700" w:hanging="1470"/>
      </w:pPr>
    </w:p>
    <w:p w:rsidR="001E4132" w:rsidRDefault="001E4132" w:rsidP="00F845DB">
      <w:pPr>
        <w:ind w:left="1470" w:hangingChars="700" w:hanging="1470"/>
      </w:pPr>
    </w:p>
    <w:p w:rsidR="001E4132" w:rsidRDefault="001E4132" w:rsidP="00F845DB">
      <w:pPr>
        <w:ind w:left="1470" w:hangingChars="700" w:hanging="1470"/>
      </w:pPr>
    </w:p>
    <w:p w:rsidR="001E4132" w:rsidRDefault="001E4132" w:rsidP="0040745A">
      <w:pPr>
        <w:pStyle w:val="2"/>
        <w:numPr>
          <w:ilvl w:val="1"/>
          <w:numId w:val="2"/>
        </w:numPr>
      </w:pPr>
      <w:bookmarkStart w:id="3" w:name="_Toc453504089"/>
      <w:r>
        <w:rPr>
          <w:rFonts w:hint="eastAsia"/>
        </w:rPr>
        <w:lastRenderedPageBreak/>
        <w:t>产品外观</w:t>
      </w:r>
      <w:bookmarkEnd w:id="3"/>
    </w:p>
    <w:p w:rsidR="001E4132" w:rsidRDefault="005D0175" w:rsidP="00A7168D">
      <w:pPr>
        <w:jc w:val="center"/>
      </w:pPr>
      <w:r>
        <w:rPr>
          <w:noProof/>
        </w:rPr>
        <w:pict>
          <v:shape id="图片 47" o:spid="_x0000_i1025" type="#_x0000_t75" style="width:363.55pt;height:227.1pt;visibility:visible">
            <v:imagedata r:id="rId16" o:title=""/>
          </v:shape>
        </w:pict>
      </w:r>
    </w:p>
    <w:p w:rsidR="001E4132" w:rsidRDefault="001E4132" w:rsidP="00D975D5">
      <w:pPr>
        <w:jc w:val="center"/>
      </w:pPr>
      <w:r>
        <w:rPr>
          <w:rFonts w:ascii="宋体" w:hAnsi="宋体" w:cs="宋体" w:hint="eastAsia"/>
        </w:rPr>
        <w:t>图</w:t>
      </w:r>
      <w:r>
        <w:rPr>
          <w:rFonts w:ascii="宋体" w:hAnsi="宋体" w:cs="宋体"/>
        </w:rPr>
        <w:t xml:space="preserve"> </w:t>
      </w:r>
      <w:r>
        <w:t>1-1</w:t>
      </w:r>
      <w:r>
        <w:rPr>
          <w:rFonts w:ascii="宋体" w:hAnsi="宋体" w:cs="宋体" w:hint="eastAsia"/>
        </w:rPr>
        <w:t>：</w:t>
      </w:r>
      <w:r>
        <w:t>ZH</w:t>
      </w:r>
      <w:r w:rsidRPr="00A7168D">
        <w:t>-6</w:t>
      </w:r>
      <w:r>
        <w:t xml:space="preserve">610 </w:t>
      </w:r>
      <w:r>
        <w:rPr>
          <w:rFonts w:ascii="宋体" w:hAnsi="宋体" w:cs="宋体" w:hint="eastAsia"/>
        </w:rPr>
        <w:t>带壳侧面视图</w:t>
      </w:r>
      <w:r>
        <w:rPr>
          <w:rFonts w:ascii="宋体" w:hAnsi="宋体" w:cs="宋体"/>
        </w:rPr>
        <w:t xml:space="preserve"> </w:t>
      </w:r>
      <w:r>
        <w:t>1</w:t>
      </w:r>
    </w:p>
    <w:p w:rsidR="001E4132" w:rsidRDefault="001E4132" w:rsidP="00D975D5">
      <w:pPr>
        <w:jc w:val="center"/>
      </w:pPr>
    </w:p>
    <w:p w:rsidR="001E4132" w:rsidRDefault="005D0175" w:rsidP="00D975D5">
      <w:pPr>
        <w:jc w:val="center"/>
        <w:rPr>
          <w:color w:val="000000"/>
        </w:rPr>
      </w:pPr>
      <w:r w:rsidRPr="005D0175">
        <w:rPr>
          <w:noProof/>
          <w:color w:val="000000"/>
        </w:rPr>
        <w:pict>
          <v:shape id="图片 49" o:spid="_x0000_i1026" type="#_x0000_t75" style="width:356pt;height:222.65pt;visibility:visible">
            <v:imagedata r:id="rId17" o:title=""/>
          </v:shape>
        </w:pict>
      </w:r>
    </w:p>
    <w:p w:rsidR="001E4132" w:rsidRDefault="001E4132" w:rsidP="00D975D5">
      <w:pPr>
        <w:jc w:val="center"/>
        <w:rPr>
          <w:color w:val="000000"/>
        </w:rPr>
      </w:pPr>
      <w:r>
        <w:rPr>
          <w:rFonts w:ascii="宋体" w:hAnsi="宋体" w:cs="宋体" w:hint="eastAsia"/>
        </w:rPr>
        <w:t>图</w:t>
      </w:r>
      <w:r>
        <w:rPr>
          <w:rFonts w:ascii="宋体" w:hAnsi="宋体" w:cs="宋体"/>
        </w:rPr>
        <w:t xml:space="preserve"> </w:t>
      </w:r>
      <w:r>
        <w:t>1-2</w:t>
      </w:r>
      <w:r>
        <w:rPr>
          <w:rFonts w:ascii="宋体" w:hAnsi="宋体" w:cs="宋体" w:hint="eastAsia"/>
        </w:rPr>
        <w:t>：</w:t>
      </w:r>
      <w:r>
        <w:t>ZH</w:t>
      </w:r>
      <w:r w:rsidRPr="00A7168D">
        <w:t>-6</w:t>
      </w:r>
      <w:r>
        <w:t xml:space="preserve">610 </w:t>
      </w:r>
      <w:r>
        <w:rPr>
          <w:rFonts w:ascii="宋体" w:hAnsi="宋体" w:cs="宋体" w:hint="eastAsia"/>
        </w:rPr>
        <w:t>带壳侧面视图</w:t>
      </w:r>
      <w:r>
        <w:rPr>
          <w:rFonts w:ascii="宋体" w:hAnsi="宋体" w:cs="宋体"/>
        </w:rPr>
        <w:t xml:space="preserve"> </w:t>
      </w:r>
      <w:r>
        <w:t>2</w:t>
      </w:r>
    </w:p>
    <w:p w:rsidR="001E4132" w:rsidRDefault="001E4132" w:rsidP="0040745A">
      <w:pPr>
        <w:pStyle w:val="2"/>
        <w:numPr>
          <w:ilvl w:val="1"/>
          <w:numId w:val="2"/>
        </w:numPr>
      </w:pPr>
      <w:bookmarkStart w:id="4" w:name="_Toc453504090"/>
      <w:r>
        <w:rPr>
          <w:rFonts w:hint="eastAsia"/>
        </w:rPr>
        <w:lastRenderedPageBreak/>
        <w:t>标准配件</w:t>
      </w:r>
      <w:bookmarkEnd w:id="4"/>
    </w:p>
    <w:p w:rsidR="001E4132" w:rsidRDefault="005D0175" w:rsidP="0040745A">
      <w:pPr>
        <w:ind w:left="321"/>
        <w:jc w:val="center"/>
      </w:pPr>
      <w:r>
        <w:rPr>
          <w:noProof/>
        </w:rPr>
        <w:pict>
          <v:shape id="Picture 23034" o:spid="_x0000_i1027" type="#_x0000_t75" style="width:225.8pt;height:181.35pt;visibility:visible">
            <v:imagedata r:id="rId18" o:title=""/>
          </v:shape>
        </w:pict>
      </w:r>
    </w:p>
    <w:p w:rsidR="001E4132" w:rsidRDefault="001E4132" w:rsidP="0040745A">
      <w:pPr>
        <w:jc w:val="center"/>
      </w:pPr>
      <w:r>
        <w:rPr>
          <w:rFonts w:hint="eastAsia"/>
        </w:rPr>
        <w:t>图</w:t>
      </w:r>
      <w:r>
        <w:t>1-3</w:t>
      </w:r>
      <w:r>
        <w:rPr>
          <w:rFonts w:hint="eastAsia"/>
        </w:rPr>
        <w:t>：</w:t>
      </w:r>
      <w:r>
        <w:t>3G</w:t>
      </w:r>
      <w:r>
        <w:rPr>
          <w:rFonts w:hint="eastAsia"/>
        </w:rPr>
        <w:t>吸盘天线</w:t>
      </w:r>
    </w:p>
    <w:p w:rsidR="001E4132" w:rsidRDefault="001E4132" w:rsidP="0040745A">
      <w:pPr>
        <w:jc w:val="center"/>
      </w:pPr>
    </w:p>
    <w:p w:rsidR="001E4132" w:rsidRDefault="005D0175" w:rsidP="0040745A">
      <w:pPr>
        <w:jc w:val="center"/>
      </w:pPr>
      <w:r w:rsidRPr="005D0175">
        <w:rPr>
          <w:noProof/>
          <w:position w:val="1"/>
        </w:rPr>
        <w:pict>
          <v:shape id="Picture 31886" o:spid="_x0000_i1028" type="#_x0000_t75" style="width:222.2pt;height:198.2pt;visibility:visible">
            <v:imagedata r:id="rId19" o:title=""/>
          </v:shape>
        </w:pict>
      </w:r>
    </w:p>
    <w:p w:rsidR="001E4132" w:rsidRDefault="001E4132" w:rsidP="0040745A">
      <w:pPr>
        <w:jc w:val="center"/>
        <w:rPr>
          <w:rFonts w:ascii="宋体" w:cs="宋体"/>
        </w:rPr>
      </w:pPr>
      <w:r>
        <w:rPr>
          <w:rFonts w:hint="eastAsia"/>
        </w:rPr>
        <w:t>图</w:t>
      </w:r>
      <w:r>
        <w:t>1-4</w:t>
      </w:r>
      <w:r>
        <w:rPr>
          <w:rFonts w:hint="eastAsia"/>
        </w:rPr>
        <w:t>：</w:t>
      </w:r>
      <w:r>
        <w:t>GPS</w:t>
      </w:r>
      <w:r>
        <w:rPr>
          <w:rFonts w:hint="eastAsia"/>
        </w:rPr>
        <w:t>天线</w:t>
      </w:r>
    </w:p>
    <w:p w:rsidR="001E4132" w:rsidRDefault="005D0175" w:rsidP="0040745A">
      <w:pPr>
        <w:jc w:val="center"/>
      </w:pPr>
      <w:r w:rsidRPr="005D0175">
        <w:rPr>
          <w:noProof/>
          <w:position w:val="1"/>
        </w:rPr>
        <w:pict>
          <v:shape id="Picture 23062" o:spid="_x0000_i1029" type="#_x0000_t75" style="width:268pt;height:159.1pt;visibility:visible">
            <v:imagedata r:id="rId20" o:title=""/>
          </v:shape>
        </w:pict>
      </w:r>
    </w:p>
    <w:p w:rsidR="001E4132" w:rsidRDefault="001E4132" w:rsidP="0040745A">
      <w:pPr>
        <w:jc w:val="center"/>
      </w:pPr>
      <w:r>
        <w:rPr>
          <w:rFonts w:hint="eastAsia"/>
        </w:rPr>
        <w:t>图</w:t>
      </w:r>
      <w:r>
        <w:t>1-5</w:t>
      </w:r>
      <w:r>
        <w:rPr>
          <w:rFonts w:hint="eastAsia"/>
        </w:rPr>
        <w:t>：电源</w:t>
      </w:r>
    </w:p>
    <w:p w:rsidR="001E4132" w:rsidRDefault="001E4132" w:rsidP="0040745A">
      <w:pPr>
        <w:jc w:val="center"/>
      </w:pPr>
    </w:p>
    <w:p w:rsidR="001E4132" w:rsidRDefault="005D0175" w:rsidP="0040745A">
      <w:pPr>
        <w:jc w:val="center"/>
      </w:pPr>
      <w:r>
        <w:rPr>
          <w:noProof/>
        </w:rPr>
        <w:lastRenderedPageBreak/>
        <w:pict>
          <v:shape id="图片 9" o:spid="_x0000_i1030" type="#_x0000_t75" style="width:293.8pt;height:192.9pt;visibility:visible">
            <v:imagedata r:id="rId21" o:title=""/>
          </v:shape>
        </w:pict>
      </w:r>
    </w:p>
    <w:p w:rsidR="001E4132" w:rsidRDefault="001E4132" w:rsidP="0040745A">
      <w:pPr>
        <w:jc w:val="center"/>
      </w:pPr>
      <w:r>
        <w:rPr>
          <w:rFonts w:ascii="宋体" w:hAnsi="宋体" w:cs="宋体" w:hint="eastAsia"/>
        </w:rPr>
        <w:t>图</w:t>
      </w:r>
      <w:r>
        <w:rPr>
          <w:rFonts w:ascii="宋体" w:hAnsi="宋体" w:cs="宋体"/>
        </w:rPr>
        <w:t xml:space="preserve"> </w:t>
      </w:r>
      <w:r>
        <w:t>1-6</w:t>
      </w:r>
      <w:r>
        <w:rPr>
          <w:rFonts w:ascii="宋体" w:hAnsi="宋体" w:cs="宋体" w:hint="eastAsia"/>
        </w:rPr>
        <w:t>：</w:t>
      </w:r>
      <w:r>
        <w:t>9</w:t>
      </w:r>
      <w:r>
        <w:rPr>
          <w:rFonts w:hint="eastAsia"/>
        </w:rPr>
        <w:t>针</w:t>
      </w:r>
      <w:r>
        <w:t>9</w:t>
      </w:r>
      <w:r>
        <w:rPr>
          <w:rFonts w:hint="eastAsia"/>
        </w:rPr>
        <w:t>孔直连串口线</w:t>
      </w:r>
    </w:p>
    <w:p w:rsidR="001E4132" w:rsidRDefault="001E4132" w:rsidP="005A0F35"/>
    <w:p w:rsidR="001E4132" w:rsidRDefault="001E4132" w:rsidP="005A0F35">
      <w:pPr>
        <w:pStyle w:val="2"/>
        <w:numPr>
          <w:ilvl w:val="1"/>
          <w:numId w:val="2"/>
        </w:numPr>
      </w:pPr>
      <w:bookmarkStart w:id="5" w:name="_Toc453504091"/>
      <w:r>
        <w:rPr>
          <w:rFonts w:hint="eastAsia"/>
        </w:rPr>
        <w:t>安装尺寸</w:t>
      </w:r>
      <w:bookmarkEnd w:id="5"/>
    </w:p>
    <w:p w:rsidR="001E4132" w:rsidRDefault="005D0175" w:rsidP="00745E41">
      <w:pPr>
        <w:pStyle w:val="a6"/>
        <w:ind w:left="876" w:firstLineChars="0" w:firstLine="0"/>
        <w:jc w:val="center"/>
        <w:rPr>
          <w:noProof/>
        </w:rPr>
      </w:pPr>
      <w:r>
        <w:rPr>
          <w:noProof/>
        </w:rPr>
        <w:pict>
          <v:shape id="图片 10" o:spid="_x0000_i1031" type="#_x0000_t75" style="width:329.35pt;height:367.55pt;visibility:visible">
            <v:imagedata r:id="rId22" o:title=""/>
          </v:shape>
        </w:pict>
      </w:r>
    </w:p>
    <w:p w:rsidR="001E4132" w:rsidRDefault="001E4132" w:rsidP="00745E41">
      <w:pPr>
        <w:pStyle w:val="a6"/>
        <w:ind w:left="876" w:firstLineChars="0" w:firstLine="0"/>
        <w:jc w:val="center"/>
        <w:rPr>
          <w:noProof/>
        </w:rPr>
      </w:pPr>
      <w:r>
        <w:rPr>
          <w:rFonts w:hint="eastAsia"/>
          <w:noProof/>
        </w:rPr>
        <w:t>图</w:t>
      </w:r>
      <w:r>
        <w:rPr>
          <w:noProof/>
        </w:rPr>
        <w:t>1-7</w:t>
      </w:r>
      <w:r>
        <w:rPr>
          <w:rFonts w:hint="eastAsia"/>
          <w:noProof/>
        </w:rPr>
        <w:t>：</w:t>
      </w:r>
      <w:r>
        <w:t>ZH</w:t>
      </w:r>
      <w:r w:rsidRPr="00A7168D">
        <w:t>-6</w:t>
      </w:r>
      <w:r>
        <w:t>610</w:t>
      </w:r>
      <w:r>
        <w:rPr>
          <w:rFonts w:hint="eastAsia"/>
          <w:noProof/>
        </w:rPr>
        <w:t>带壳安装尺寸</w:t>
      </w:r>
    </w:p>
    <w:p w:rsidR="001E4132" w:rsidRDefault="005D0175" w:rsidP="00F845DB">
      <w:pPr>
        <w:ind w:firstLineChars="300" w:firstLine="630"/>
      </w:pPr>
      <w:r>
        <w:rPr>
          <w:noProof/>
        </w:rPr>
        <w:lastRenderedPageBreak/>
        <w:pict>
          <v:shape id="图片 11" o:spid="_x0000_i1032" type="#_x0000_t75" style="width:347.1pt;height:224pt;visibility:visible">
            <v:imagedata r:id="rId23" o:title=""/>
          </v:shape>
        </w:pict>
      </w:r>
    </w:p>
    <w:p w:rsidR="001E4132" w:rsidRDefault="001E4132" w:rsidP="00F845DB">
      <w:pPr>
        <w:pStyle w:val="a6"/>
        <w:ind w:left="876" w:firstLineChars="1100" w:firstLine="2310"/>
      </w:pPr>
      <w:r>
        <w:rPr>
          <w:rFonts w:hint="eastAsia"/>
        </w:rPr>
        <w:t>图</w:t>
      </w:r>
      <w:r>
        <w:t>1-8</w:t>
      </w:r>
      <w:r>
        <w:rPr>
          <w:rFonts w:hint="eastAsia"/>
        </w:rPr>
        <w:t>：</w:t>
      </w:r>
      <w:r>
        <w:t>ZH</w:t>
      </w:r>
      <w:r w:rsidRPr="00A7168D">
        <w:t>-6</w:t>
      </w:r>
      <w:r>
        <w:t>610</w:t>
      </w:r>
      <w:r>
        <w:rPr>
          <w:rFonts w:hint="eastAsia"/>
        </w:rPr>
        <w:t>裸板尺寸</w:t>
      </w:r>
      <w:r>
        <w:t>1</w:t>
      </w:r>
    </w:p>
    <w:p w:rsidR="001E4132" w:rsidRDefault="005D0175" w:rsidP="00F845DB">
      <w:pPr>
        <w:ind w:firstLineChars="200" w:firstLine="420"/>
        <w:jc w:val="left"/>
      </w:pPr>
      <w:r>
        <w:rPr>
          <w:noProof/>
        </w:rPr>
        <w:pict>
          <v:shape id="图片 13" o:spid="_x0000_i1033" type="#_x0000_t75" style="width:382.65pt;height:244.45pt;visibility:visible">
            <v:imagedata r:id="rId24" o:title=""/>
          </v:shape>
        </w:pict>
      </w:r>
    </w:p>
    <w:p w:rsidR="001E4132" w:rsidRDefault="001E4132" w:rsidP="00F845DB">
      <w:pPr>
        <w:pStyle w:val="a6"/>
        <w:ind w:left="876" w:firstLineChars="1100" w:firstLine="2310"/>
      </w:pPr>
      <w:r>
        <w:rPr>
          <w:rFonts w:hint="eastAsia"/>
        </w:rPr>
        <w:t>图</w:t>
      </w:r>
      <w:r>
        <w:t>1-9</w:t>
      </w:r>
      <w:r>
        <w:rPr>
          <w:rFonts w:hint="eastAsia"/>
        </w:rPr>
        <w:t>：</w:t>
      </w:r>
      <w:r>
        <w:t>ZH</w:t>
      </w:r>
      <w:r w:rsidRPr="00A7168D">
        <w:t>-6</w:t>
      </w:r>
      <w:r>
        <w:t xml:space="preserve">610 </w:t>
      </w:r>
      <w:r>
        <w:rPr>
          <w:rFonts w:hint="eastAsia"/>
        </w:rPr>
        <w:t>裸板尺寸</w:t>
      </w:r>
      <w:r>
        <w:t>2</w:t>
      </w:r>
    </w:p>
    <w:p w:rsidR="001E4132" w:rsidRDefault="001E4132" w:rsidP="00745E41">
      <w:pPr>
        <w:pStyle w:val="a6"/>
        <w:ind w:left="876" w:firstLineChars="0"/>
        <w:jc w:val="center"/>
      </w:pPr>
    </w:p>
    <w:p w:rsidR="001E4132" w:rsidRDefault="001E4132" w:rsidP="00745E41">
      <w:pPr>
        <w:pStyle w:val="a6"/>
        <w:ind w:left="876" w:firstLineChars="0"/>
        <w:jc w:val="center"/>
      </w:pPr>
    </w:p>
    <w:p w:rsidR="001E4132" w:rsidRDefault="001E4132" w:rsidP="00745E41">
      <w:pPr>
        <w:pStyle w:val="a6"/>
        <w:ind w:left="876" w:firstLineChars="0"/>
        <w:jc w:val="center"/>
      </w:pPr>
    </w:p>
    <w:p w:rsidR="001E4132" w:rsidRDefault="001E4132" w:rsidP="00745E41">
      <w:pPr>
        <w:pStyle w:val="a6"/>
        <w:ind w:left="876" w:firstLineChars="0"/>
        <w:jc w:val="center"/>
      </w:pPr>
    </w:p>
    <w:p w:rsidR="001E4132" w:rsidRDefault="001E4132" w:rsidP="00745E41">
      <w:pPr>
        <w:pStyle w:val="a6"/>
        <w:ind w:left="876" w:firstLineChars="0"/>
        <w:jc w:val="center"/>
      </w:pPr>
    </w:p>
    <w:p w:rsidR="001E4132" w:rsidRDefault="001E4132" w:rsidP="00745E41">
      <w:pPr>
        <w:pStyle w:val="a6"/>
        <w:ind w:left="876" w:firstLineChars="0"/>
        <w:jc w:val="center"/>
      </w:pPr>
    </w:p>
    <w:p w:rsidR="001E4132" w:rsidRPr="005A0F35" w:rsidRDefault="001E4132" w:rsidP="00745E41">
      <w:pPr>
        <w:pStyle w:val="a6"/>
        <w:ind w:left="876" w:firstLineChars="0"/>
        <w:jc w:val="center"/>
      </w:pPr>
    </w:p>
    <w:p w:rsidR="001E4132" w:rsidRDefault="001E4132" w:rsidP="0040745A">
      <w:pPr>
        <w:pStyle w:val="2"/>
        <w:numPr>
          <w:ilvl w:val="1"/>
          <w:numId w:val="2"/>
        </w:numPr>
      </w:pPr>
      <w:bookmarkStart w:id="6" w:name="_Toc453504092"/>
      <w:r>
        <w:rPr>
          <w:rFonts w:hint="eastAsia"/>
        </w:rPr>
        <w:lastRenderedPageBreak/>
        <w:t>工作原理</w:t>
      </w:r>
      <w:bookmarkEnd w:id="6"/>
    </w:p>
    <w:p w:rsidR="001E4132" w:rsidRDefault="001E4132" w:rsidP="0040745A">
      <w:pPr>
        <w:jc w:val="center"/>
      </w:pPr>
      <w:r>
        <w:t xml:space="preserve">      </w:t>
      </w:r>
      <w:r w:rsidR="005D0175">
        <w:rPr>
          <w:noProof/>
        </w:rPr>
        <w:pict>
          <v:shape id="图片 57" o:spid="_x0000_i1034" type="#_x0000_t75" style="width:415.55pt;height:124.45pt;visibility:visible">
            <v:imagedata r:id="rId25" o:title=""/>
          </v:shape>
        </w:pict>
      </w:r>
    </w:p>
    <w:p w:rsidR="001E4132" w:rsidRDefault="001E4132" w:rsidP="0040745A">
      <w:pPr>
        <w:jc w:val="center"/>
      </w:pPr>
      <w:r>
        <w:rPr>
          <w:rFonts w:hint="eastAsia"/>
        </w:rPr>
        <w:t>图</w:t>
      </w:r>
      <w:r>
        <w:t>1-10</w:t>
      </w:r>
      <w:r>
        <w:rPr>
          <w:rFonts w:hint="eastAsia"/>
        </w:rPr>
        <w:t>：</w:t>
      </w:r>
      <w:r>
        <w:t>ZH</w:t>
      </w:r>
      <w:r w:rsidRPr="00A7168D">
        <w:t>-6</w:t>
      </w:r>
      <w:r>
        <w:t xml:space="preserve">610 </w:t>
      </w:r>
      <w:r>
        <w:rPr>
          <w:rFonts w:hint="eastAsia"/>
        </w:rPr>
        <w:t>工作原理</w:t>
      </w:r>
    </w:p>
    <w:p w:rsidR="001E4132" w:rsidRPr="00CE0D3F" w:rsidRDefault="001E4132" w:rsidP="00F845DB">
      <w:pPr>
        <w:ind w:left="1680" w:hangingChars="800" w:hanging="1680"/>
      </w:pPr>
      <w:r>
        <w:t xml:space="preserve">                </w:t>
      </w:r>
      <w:r w:rsidRPr="00615919">
        <w:rPr>
          <w:rFonts w:hint="eastAsia"/>
        </w:rPr>
        <w:t>在</w:t>
      </w:r>
      <w:r w:rsidRPr="00615919">
        <w:t xml:space="preserve"> </w:t>
      </w:r>
      <w:r>
        <w:t>ZH</w:t>
      </w:r>
      <w:r w:rsidRPr="00A7168D">
        <w:t>-6</w:t>
      </w:r>
      <w:r>
        <w:t>610</w:t>
      </w:r>
      <w:r w:rsidRPr="00615919">
        <w:t xml:space="preserve"> </w:t>
      </w:r>
      <w:r w:rsidRPr="00615919">
        <w:rPr>
          <w:rFonts w:hint="eastAsia"/>
        </w:rPr>
        <w:t>中设置数据中心的</w:t>
      </w:r>
      <w:r w:rsidRPr="00615919">
        <w:t xml:space="preserve"> IP</w:t>
      </w:r>
      <w:r w:rsidRPr="00615919">
        <w:rPr>
          <w:rFonts w:hint="eastAsia"/>
        </w:rPr>
        <w:t>（或域名）和端口后，</w:t>
      </w:r>
      <w:r>
        <w:t>ZH</w:t>
      </w:r>
      <w:r w:rsidRPr="00A7168D">
        <w:t>-6</w:t>
      </w:r>
      <w:r>
        <w:t>610</w:t>
      </w:r>
      <w:r w:rsidRPr="00615919">
        <w:t xml:space="preserve"> </w:t>
      </w:r>
      <w:r w:rsidRPr="00615919">
        <w:rPr>
          <w:rFonts w:hint="eastAsia"/>
        </w:rPr>
        <w:t>利用</w:t>
      </w:r>
      <w:r w:rsidRPr="00615919">
        <w:t xml:space="preserve"> GPRS </w:t>
      </w:r>
      <w:r w:rsidRPr="00615919">
        <w:rPr>
          <w:rFonts w:hint="eastAsia"/>
        </w:rPr>
        <w:t>无线网络拨号连上</w:t>
      </w:r>
      <w:r w:rsidRPr="00615919">
        <w:t xml:space="preserve"> Internet</w:t>
      </w:r>
      <w:r w:rsidRPr="00615919">
        <w:rPr>
          <w:rFonts w:hint="eastAsia"/>
        </w:rPr>
        <w:t>，随后发起对所配的</w:t>
      </w:r>
      <w:r w:rsidRPr="00615919">
        <w:t xml:space="preserve"> IP </w:t>
      </w:r>
      <w:r w:rsidRPr="00615919">
        <w:rPr>
          <w:rFonts w:hint="eastAsia"/>
        </w:rPr>
        <w:t>和端口（即</w:t>
      </w:r>
      <w:r w:rsidRPr="00615919">
        <w:t xml:space="preserve"> </w:t>
      </w:r>
      <w:proofErr w:type="spellStart"/>
      <w:r w:rsidRPr="00615919">
        <w:t>mServer</w:t>
      </w:r>
      <w:proofErr w:type="spellEnd"/>
      <w:r w:rsidRPr="00615919">
        <w:t xml:space="preserve"> </w:t>
      </w:r>
      <w:r w:rsidRPr="00615919">
        <w:rPr>
          <w:rFonts w:hint="eastAsia"/>
        </w:rPr>
        <w:t>的监听端口）的连接，另外，用户软件系统通过虚拟串口等接口连接到</w:t>
      </w:r>
      <w:r w:rsidRPr="00615919">
        <w:t xml:space="preserve"> </w:t>
      </w:r>
      <w:proofErr w:type="spellStart"/>
      <w:r w:rsidRPr="00615919">
        <w:t>mServer</w:t>
      </w:r>
      <w:proofErr w:type="spellEnd"/>
      <w:r w:rsidRPr="00615919">
        <w:rPr>
          <w:rFonts w:hint="eastAsia"/>
        </w:rPr>
        <w:t>，进而实现了从用户设备到用户软件系统之间的无线、双向数据通信。同时，</w:t>
      </w:r>
      <w:r>
        <w:t>ZH</w:t>
      </w:r>
      <w:r w:rsidRPr="00A7168D">
        <w:t>-6</w:t>
      </w:r>
      <w:r>
        <w:t>610</w:t>
      </w:r>
      <w:r w:rsidRPr="00615919">
        <w:t xml:space="preserve"> </w:t>
      </w:r>
      <w:r w:rsidRPr="00615919">
        <w:rPr>
          <w:rFonts w:hint="eastAsia"/>
        </w:rPr>
        <w:t>连上数据中心后也可根据用户的设置主动上报</w:t>
      </w:r>
      <w:r w:rsidRPr="00615919">
        <w:t xml:space="preserve"> GPS </w:t>
      </w:r>
      <w:r w:rsidRPr="00615919">
        <w:rPr>
          <w:rFonts w:hint="eastAsia"/>
        </w:rPr>
        <w:t>信息或者被动接受查询</w:t>
      </w:r>
      <w:r w:rsidRPr="00615919">
        <w:t xml:space="preserve"> GPS </w:t>
      </w:r>
      <w:r w:rsidRPr="00615919">
        <w:rPr>
          <w:rFonts w:hint="eastAsia"/>
        </w:rPr>
        <w:t>信息。</w:t>
      </w:r>
    </w:p>
    <w:p w:rsidR="001E4132" w:rsidRDefault="001E4132" w:rsidP="0040745A"/>
    <w:p w:rsidR="001E4132" w:rsidRDefault="001E4132" w:rsidP="0040745A">
      <w:pPr>
        <w:pStyle w:val="2"/>
        <w:numPr>
          <w:ilvl w:val="1"/>
          <w:numId w:val="2"/>
        </w:numPr>
      </w:pPr>
      <w:bookmarkStart w:id="7" w:name="_Toc453504093"/>
      <w:r>
        <w:rPr>
          <w:rFonts w:hint="eastAsia"/>
        </w:rPr>
        <w:t>规格参数</w:t>
      </w:r>
      <w:bookmarkEnd w:id="7"/>
    </w:p>
    <w:p w:rsidR="001E4132" w:rsidRDefault="001E4132" w:rsidP="0040745A">
      <w:pPr>
        <w:pStyle w:val="3"/>
        <w:numPr>
          <w:ilvl w:val="2"/>
          <w:numId w:val="2"/>
        </w:numPr>
        <w:rPr>
          <w:sz w:val="28"/>
          <w:szCs w:val="28"/>
        </w:rPr>
      </w:pPr>
      <w:bookmarkStart w:id="8" w:name="_Toc453504094"/>
      <w:r w:rsidRPr="008A0721">
        <w:rPr>
          <w:rFonts w:hint="eastAsia"/>
          <w:sz w:val="28"/>
          <w:szCs w:val="28"/>
        </w:rPr>
        <w:t>技术参数</w:t>
      </w:r>
      <w:bookmarkEnd w:id="8"/>
    </w:p>
    <w:p w:rsidR="001E4132" w:rsidRPr="004F0085" w:rsidRDefault="001E4132" w:rsidP="0040745A">
      <w:pPr>
        <w:pStyle w:val="a6"/>
        <w:numPr>
          <w:ilvl w:val="0"/>
          <w:numId w:val="3"/>
        </w:numPr>
        <w:ind w:firstLineChars="0"/>
        <w:rPr>
          <w:b/>
        </w:rPr>
      </w:pPr>
      <w:r w:rsidRPr="004F0085">
        <w:rPr>
          <w:rFonts w:hint="eastAsia"/>
          <w:b/>
        </w:rPr>
        <w:t>基本参数</w:t>
      </w:r>
    </w:p>
    <w:p w:rsidR="001E4132" w:rsidRDefault="001E4132" w:rsidP="00615919">
      <w:pPr>
        <w:pStyle w:val="a6"/>
        <w:numPr>
          <w:ilvl w:val="0"/>
          <w:numId w:val="4"/>
        </w:numPr>
        <w:ind w:firstLineChars="0"/>
      </w:pPr>
      <w:r>
        <w:rPr>
          <w:rFonts w:hint="eastAsia"/>
        </w:rPr>
        <w:t>供电：＋</w:t>
      </w:r>
      <w:r>
        <w:t xml:space="preserve">5 ~ </w:t>
      </w:r>
      <w:r>
        <w:rPr>
          <w:rFonts w:hint="eastAsia"/>
        </w:rPr>
        <w:t>＋</w:t>
      </w:r>
      <w:r>
        <w:t xml:space="preserve">24V </w:t>
      </w:r>
      <w:r>
        <w:rPr>
          <w:rFonts w:hint="eastAsia"/>
        </w:rPr>
        <w:t>宽电压输入</w:t>
      </w:r>
      <w:r>
        <w:t xml:space="preserve"> </w:t>
      </w:r>
    </w:p>
    <w:p w:rsidR="001E4132" w:rsidRDefault="001E4132" w:rsidP="00615919">
      <w:pPr>
        <w:pStyle w:val="a6"/>
        <w:numPr>
          <w:ilvl w:val="0"/>
          <w:numId w:val="4"/>
        </w:numPr>
        <w:ind w:firstLineChars="0"/>
      </w:pPr>
      <w:r>
        <w:rPr>
          <w:rFonts w:hint="eastAsia"/>
        </w:rPr>
        <w:t>电源接口：内</w:t>
      </w:r>
      <w:proofErr w:type="gramStart"/>
      <w:r>
        <w:rPr>
          <w:rFonts w:hint="eastAsia"/>
        </w:rPr>
        <w:t>正外负</w:t>
      </w:r>
      <w:proofErr w:type="gramEnd"/>
      <w:r>
        <w:t xml:space="preserve"> </w:t>
      </w:r>
    </w:p>
    <w:p w:rsidR="001E4132" w:rsidRDefault="001E4132" w:rsidP="00615919">
      <w:pPr>
        <w:pStyle w:val="a6"/>
        <w:numPr>
          <w:ilvl w:val="0"/>
          <w:numId w:val="4"/>
        </w:numPr>
        <w:ind w:firstLineChars="0"/>
      </w:pPr>
      <w:r>
        <w:rPr>
          <w:rFonts w:hint="eastAsia"/>
        </w:rPr>
        <w:t>工作电流</w:t>
      </w:r>
      <w:r>
        <w:t xml:space="preserve"> 270mA@+5V DC </w:t>
      </w:r>
    </w:p>
    <w:p w:rsidR="001E4132" w:rsidRDefault="001E4132" w:rsidP="00615919">
      <w:pPr>
        <w:pStyle w:val="a6"/>
        <w:numPr>
          <w:ilvl w:val="0"/>
          <w:numId w:val="4"/>
        </w:numPr>
        <w:ind w:firstLineChars="0"/>
      </w:pPr>
      <w:r>
        <w:rPr>
          <w:rFonts w:hint="eastAsia"/>
        </w:rPr>
        <w:t>待机电流</w:t>
      </w:r>
      <w:r>
        <w:t xml:space="preserve"> 180mA@+5V DC </w:t>
      </w:r>
    </w:p>
    <w:p w:rsidR="001E4132" w:rsidRDefault="001E4132" w:rsidP="00615919">
      <w:pPr>
        <w:pStyle w:val="a6"/>
        <w:numPr>
          <w:ilvl w:val="0"/>
          <w:numId w:val="4"/>
        </w:numPr>
        <w:ind w:firstLineChars="0"/>
      </w:pPr>
      <w:r>
        <w:rPr>
          <w:rFonts w:hint="eastAsia"/>
        </w:rPr>
        <w:t>数据接口：</w:t>
      </w:r>
      <w:r>
        <w:t>RS232/485/422/TTL</w:t>
      </w:r>
    </w:p>
    <w:p w:rsidR="001E4132" w:rsidRDefault="001E4132" w:rsidP="00615919">
      <w:pPr>
        <w:pStyle w:val="a6"/>
        <w:numPr>
          <w:ilvl w:val="0"/>
          <w:numId w:val="4"/>
        </w:numPr>
        <w:ind w:firstLineChars="0"/>
      </w:pPr>
      <w:r>
        <w:rPr>
          <w:rFonts w:hint="eastAsia"/>
        </w:rPr>
        <w:t>网络：</w:t>
      </w:r>
      <w:r>
        <w:t>TD-SCDMA</w:t>
      </w:r>
      <w:r>
        <w:rPr>
          <w:rFonts w:hint="eastAsia"/>
        </w:rPr>
        <w:t>、</w:t>
      </w:r>
      <w:r>
        <w:t>WCDMA</w:t>
      </w:r>
      <w:r>
        <w:rPr>
          <w:rFonts w:hint="eastAsia"/>
        </w:rPr>
        <w:t>、</w:t>
      </w:r>
      <w:r>
        <w:t>EVDO</w:t>
      </w:r>
    </w:p>
    <w:p w:rsidR="001E4132" w:rsidRDefault="001E4132" w:rsidP="00F845DB">
      <w:pPr>
        <w:pStyle w:val="a6"/>
        <w:numPr>
          <w:ilvl w:val="0"/>
          <w:numId w:val="4"/>
        </w:numPr>
        <w:ind w:firstLineChars="0"/>
      </w:pPr>
      <w:r>
        <w:t>3G</w:t>
      </w:r>
      <w:r w:rsidR="00F845DB">
        <w:rPr>
          <w:rFonts w:hint="eastAsia"/>
        </w:rPr>
        <w:t xml:space="preserve"> WCDMA</w:t>
      </w:r>
      <w:r>
        <w:rPr>
          <w:rFonts w:hint="eastAsia"/>
        </w:rPr>
        <w:t>工作频段：</w:t>
      </w:r>
      <w:r w:rsidR="00F845DB" w:rsidRPr="00F845DB">
        <w:t>UMTS/HSDPA: Quad band, 850/900/2100MHz</w:t>
      </w:r>
    </w:p>
    <w:p w:rsidR="00F845DB" w:rsidRDefault="00F845DB" w:rsidP="00615919">
      <w:pPr>
        <w:pStyle w:val="a6"/>
        <w:numPr>
          <w:ilvl w:val="0"/>
          <w:numId w:val="4"/>
        </w:numPr>
        <w:ind w:firstLineChars="0"/>
      </w:pPr>
      <w:r>
        <w:rPr>
          <w:rFonts w:hint="eastAsia"/>
        </w:rPr>
        <w:t>2G</w:t>
      </w:r>
      <w:r>
        <w:rPr>
          <w:rFonts w:hint="eastAsia"/>
        </w:rPr>
        <w:t>工作频段：</w:t>
      </w:r>
      <w:r w:rsidRPr="00F845DB">
        <w:t>UMTS/HSDPA: Quad band, 850/900/1800/1900MHz</w:t>
      </w:r>
    </w:p>
    <w:p w:rsidR="001E4132" w:rsidRDefault="001E4132" w:rsidP="00615919">
      <w:pPr>
        <w:pStyle w:val="a6"/>
        <w:numPr>
          <w:ilvl w:val="0"/>
          <w:numId w:val="4"/>
        </w:numPr>
        <w:ind w:firstLineChars="0"/>
      </w:pPr>
      <w:r>
        <w:t xml:space="preserve">GPS </w:t>
      </w:r>
      <w:r>
        <w:rPr>
          <w:rFonts w:hint="eastAsia"/>
        </w:rPr>
        <w:t>模块：</w:t>
      </w:r>
      <w:proofErr w:type="spellStart"/>
      <w:r>
        <w:t>SirF</w:t>
      </w:r>
      <w:proofErr w:type="spellEnd"/>
      <w:r>
        <w:t xml:space="preserve"> III </w:t>
      </w:r>
      <w:r>
        <w:rPr>
          <w:rFonts w:hint="eastAsia"/>
        </w:rPr>
        <w:t>工业级模块</w:t>
      </w:r>
      <w:r>
        <w:t xml:space="preserve"> </w:t>
      </w:r>
    </w:p>
    <w:p w:rsidR="001E4132" w:rsidRDefault="001E4132" w:rsidP="00615919">
      <w:pPr>
        <w:pStyle w:val="a6"/>
        <w:numPr>
          <w:ilvl w:val="0"/>
          <w:numId w:val="4"/>
        </w:numPr>
        <w:ind w:firstLineChars="0"/>
      </w:pPr>
      <w:r>
        <w:t xml:space="preserve">GPS </w:t>
      </w:r>
      <w:r>
        <w:rPr>
          <w:rFonts w:hint="eastAsia"/>
        </w:rPr>
        <w:t>模块工作频段：</w:t>
      </w:r>
      <w:r>
        <w:t xml:space="preserve">L1, 1575.42MHz </w:t>
      </w:r>
    </w:p>
    <w:p w:rsidR="001E4132" w:rsidRDefault="001E4132" w:rsidP="00615919">
      <w:pPr>
        <w:pStyle w:val="a6"/>
        <w:numPr>
          <w:ilvl w:val="0"/>
          <w:numId w:val="4"/>
        </w:numPr>
        <w:ind w:firstLineChars="0"/>
      </w:pPr>
      <w:r>
        <w:t xml:space="preserve">GPS </w:t>
      </w:r>
      <w:r>
        <w:rPr>
          <w:rFonts w:hint="eastAsia"/>
        </w:rPr>
        <w:t>定位精度：</w:t>
      </w:r>
      <w:r>
        <w:t xml:space="preserve">10 </w:t>
      </w:r>
      <w:r>
        <w:rPr>
          <w:rFonts w:hint="eastAsia"/>
        </w:rPr>
        <w:t>米，</w:t>
      </w:r>
      <w:r>
        <w:t xml:space="preserve">2D RMS </w:t>
      </w:r>
    </w:p>
    <w:p w:rsidR="001E4132" w:rsidRDefault="001E4132" w:rsidP="00615919">
      <w:pPr>
        <w:pStyle w:val="a6"/>
        <w:numPr>
          <w:ilvl w:val="0"/>
          <w:numId w:val="4"/>
        </w:numPr>
        <w:ind w:firstLineChars="0"/>
      </w:pPr>
      <w:r>
        <w:rPr>
          <w:rFonts w:hint="eastAsia"/>
        </w:rPr>
        <w:t>工作温度：－</w:t>
      </w:r>
      <w:r>
        <w:t>40</w:t>
      </w:r>
      <w:r>
        <w:rPr>
          <w:rFonts w:hint="eastAsia"/>
        </w:rPr>
        <w:t>℃</w:t>
      </w:r>
      <w:r>
        <w:t xml:space="preserve"> ~ </w:t>
      </w:r>
      <w:r>
        <w:rPr>
          <w:rFonts w:hint="eastAsia"/>
        </w:rPr>
        <w:t>＋</w:t>
      </w:r>
      <w:r>
        <w:t>85</w:t>
      </w:r>
      <w:r>
        <w:rPr>
          <w:rFonts w:hint="eastAsia"/>
        </w:rPr>
        <w:t>℃</w:t>
      </w:r>
      <w:r>
        <w:t xml:space="preserve"> </w:t>
      </w:r>
    </w:p>
    <w:p w:rsidR="001E4132" w:rsidRDefault="001E4132" w:rsidP="00615919">
      <w:pPr>
        <w:pStyle w:val="a6"/>
        <w:numPr>
          <w:ilvl w:val="0"/>
          <w:numId w:val="4"/>
        </w:numPr>
        <w:ind w:firstLineChars="0"/>
      </w:pPr>
      <w:r>
        <w:rPr>
          <w:rFonts w:hint="eastAsia"/>
        </w:rPr>
        <w:t>工作相对湿度：</w:t>
      </w:r>
      <w:r>
        <w:t>95%@+40</w:t>
      </w:r>
      <w:r>
        <w:rPr>
          <w:rFonts w:hint="eastAsia"/>
        </w:rPr>
        <w:t>℃</w:t>
      </w:r>
      <w:r>
        <w:t xml:space="preserve"> </w:t>
      </w:r>
    </w:p>
    <w:p w:rsidR="001E4132" w:rsidRDefault="001E4132" w:rsidP="00615919">
      <w:pPr>
        <w:pStyle w:val="a6"/>
        <w:numPr>
          <w:ilvl w:val="0"/>
          <w:numId w:val="4"/>
        </w:numPr>
        <w:ind w:firstLineChars="0"/>
      </w:pPr>
      <w:r>
        <w:rPr>
          <w:rFonts w:hint="eastAsia"/>
        </w:rPr>
        <w:t>尺寸：</w:t>
      </w:r>
      <w:r>
        <w:t xml:space="preserve">103x64x24mm </w:t>
      </w:r>
      <w:r>
        <w:rPr>
          <w:rFonts w:hint="eastAsia"/>
        </w:rPr>
        <w:t>（不包括天线和安装把手）</w:t>
      </w:r>
    </w:p>
    <w:p w:rsidR="001E4132" w:rsidRDefault="001E4132" w:rsidP="0040745A"/>
    <w:p w:rsidR="001E4132" w:rsidRPr="004F0085" w:rsidRDefault="001E4132" w:rsidP="0040745A">
      <w:pPr>
        <w:pStyle w:val="a6"/>
        <w:numPr>
          <w:ilvl w:val="0"/>
          <w:numId w:val="3"/>
        </w:numPr>
        <w:ind w:firstLineChars="0"/>
        <w:rPr>
          <w:b/>
        </w:rPr>
      </w:pPr>
      <w:r w:rsidRPr="004F0085">
        <w:rPr>
          <w:rFonts w:hint="eastAsia"/>
          <w:b/>
        </w:rPr>
        <w:t>数据传输</w:t>
      </w:r>
    </w:p>
    <w:p w:rsidR="001E4132" w:rsidRDefault="001E4132" w:rsidP="0040745A">
      <w:pPr>
        <w:pStyle w:val="a6"/>
        <w:numPr>
          <w:ilvl w:val="0"/>
          <w:numId w:val="5"/>
        </w:numPr>
        <w:ind w:firstLineChars="0"/>
      </w:pPr>
      <w:r>
        <w:rPr>
          <w:rFonts w:hint="eastAsia"/>
        </w:rPr>
        <w:lastRenderedPageBreak/>
        <w:t>数据接口波特率可设</w:t>
      </w:r>
    </w:p>
    <w:p w:rsidR="001E4132" w:rsidRDefault="001E4132" w:rsidP="0040745A">
      <w:pPr>
        <w:pStyle w:val="a6"/>
        <w:numPr>
          <w:ilvl w:val="0"/>
          <w:numId w:val="5"/>
        </w:numPr>
        <w:ind w:firstLineChars="0"/>
      </w:pPr>
      <w:r>
        <w:rPr>
          <w:rFonts w:hint="eastAsia"/>
        </w:rPr>
        <w:t>支持串口</w:t>
      </w:r>
      <w:proofErr w:type="gramStart"/>
      <w:r>
        <w:rPr>
          <w:rFonts w:hint="eastAsia"/>
        </w:rPr>
        <w:t>硬流控</w:t>
      </w:r>
      <w:proofErr w:type="gramEnd"/>
    </w:p>
    <w:p w:rsidR="001E4132" w:rsidRDefault="001E4132" w:rsidP="0040745A">
      <w:pPr>
        <w:pStyle w:val="a6"/>
        <w:numPr>
          <w:ilvl w:val="0"/>
          <w:numId w:val="5"/>
        </w:numPr>
        <w:ind w:firstLineChars="0"/>
      </w:pPr>
      <w:r>
        <w:rPr>
          <w:rFonts w:hint="eastAsia"/>
        </w:rPr>
        <w:t>支持标准</w:t>
      </w:r>
      <w:r>
        <w:t>TCP/IP</w:t>
      </w:r>
      <w:r>
        <w:rPr>
          <w:rFonts w:hint="eastAsia"/>
        </w:rPr>
        <w:t>协议，</w:t>
      </w:r>
      <w:r>
        <w:t>UDP</w:t>
      </w:r>
      <w:r>
        <w:rPr>
          <w:rFonts w:hint="eastAsia"/>
        </w:rPr>
        <w:t>，</w:t>
      </w:r>
      <w:r>
        <w:t>TCP</w:t>
      </w:r>
    </w:p>
    <w:p w:rsidR="001E4132" w:rsidRDefault="001E4132" w:rsidP="0040745A">
      <w:pPr>
        <w:pStyle w:val="a6"/>
        <w:numPr>
          <w:ilvl w:val="0"/>
          <w:numId w:val="5"/>
        </w:numPr>
        <w:ind w:firstLineChars="0"/>
      </w:pPr>
      <w:r>
        <w:rPr>
          <w:rFonts w:hint="eastAsia"/>
        </w:rPr>
        <w:t>心跳间隔及心跳超时可设</w:t>
      </w:r>
    </w:p>
    <w:p w:rsidR="001E4132" w:rsidRDefault="001E4132" w:rsidP="0040745A">
      <w:pPr>
        <w:pStyle w:val="a6"/>
        <w:numPr>
          <w:ilvl w:val="0"/>
          <w:numId w:val="5"/>
        </w:numPr>
        <w:ind w:firstLineChars="0"/>
      </w:pPr>
      <w:r>
        <w:rPr>
          <w:rFonts w:hint="eastAsia"/>
        </w:rPr>
        <w:t>支持永远在线</w:t>
      </w:r>
    </w:p>
    <w:p w:rsidR="001E4132" w:rsidRDefault="001E4132" w:rsidP="0040745A">
      <w:pPr>
        <w:pStyle w:val="a6"/>
        <w:numPr>
          <w:ilvl w:val="0"/>
          <w:numId w:val="5"/>
        </w:numPr>
        <w:ind w:firstLineChars="0"/>
      </w:pPr>
      <w:r>
        <w:rPr>
          <w:rFonts w:hint="eastAsia"/>
        </w:rPr>
        <w:t>支持短信及振铃唤醒</w:t>
      </w:r>
      <w:r>
        <w:t xml:space="preserve"> </w:t>
      </w:r>
      <w:r>
        <w:rPr>
          <w:rFonts w:hint="eastAsia"/>
        </w:rPr>
        <w:t>（唤醒在线）</w:t>
      </w:r>
    </w:p>
    <w:p w:rsidR="001E4132" w:rsidRDefault="001E4132" w:rsidP="0040745A">
      <w:pPr>
        <w:pStyle w:val="a6"/>
        <w:numPr>
          <w:ilvl w:val="0"/>
          <w:numId w:val="5"/>
        </w:numPr>
        <w:ind w:firstLineChars="0"/>
      </w:pPr>
      <w:r>
        <w:t>Address-IMEI Mapping</w:t>
      </w:r>
      <w:r>
        <w:rPr>
          <w:rFonts w:hint="eastAsia"/>
        </w:rPr>
        <w:t>技术节省无线带宽</w:t>
      </w:r>
    </w:p>
    <w:p w:rsidR="001E4132" w:rsidRDefault="001E4132" w:rsidP="00615919">
      <w:pPr>
        <w:pStyle w:val="a6"/>
        <w:numPr>
          <w:ilvl w:val="0"/>
          <w:numId w:val="5"/>
        </w:numPr>
        <w:ind w:firstLineChars="0"/>
      </w:pPr>
      <w:r>
        <w:t xml:space="preserve">GPS </w:t>
      </w:r>
      <w:r>
        <w:rPr>
          <w:rFonts w:hint="eastAsia"/>
        </w:rPr>
        <w:t>数据上报间隔可设</w:t>
      </w:r>
      <w:r>
        <w:t xml:space="preserve"> </w:t>
      </w:r>
    </w:p>
    <w:p w:rsidR="001E4132" w:rsidRDefault="001E4132" w:rsidP="00615919">
      <w:pPr>
        <w:pStyle w:val="a6"/>
        <w:numPr>
          <w:ilvl w:val="0"/>
          <w:numId w:val="5"/>
        </w:numPr>
        <w:ind w:firstLineChars="0"/>
      </w:pPr>
      <w:r>
        <w:rPr>
          <w:rFonts w:hint="eastAsia"/>
        </w:rPr>
        <w:t>支持</w:t>
      </w:r>
      <w:r>
        <w:t xml:space="preserve"> AT </w:t>
      </w:r>
      <w:r>
        <w:rPr>
          <w:rFonts w:hint="eastAsia"/>
        </w:rPr>
        <w:t>命令查询</w:t>
      </w:r>
      <w:r>
        <w:t xml:space="preserve"> GPS </w:t>
      </w:r>
      <w:r>
        <w:rPr>
          <w:rFonts w:hint="eastAsia"/>
        </w:rPr>
        <w:t>信息</w:t>
      </w:r>
    </w:p>
    <w:p w:rsidR="001E4132" w:rsidRDefault="001E4132" w:rsidP="0040745A"/>
    <w:p w:rsidR="001E4132" w:rsidRDefault="001E4132" w:rsidP="0040745A">
      <w:pPr>
        <w:pStyle w:val="a6"/>
        <w:numPr>
          <w:ilvl w:val="0"/>
          <w:numId w:val="3"/>
        </w:numPr>
        <w:ind w:firstLineChars="0"/>
      </w:pPr>
      <w:r w:rsidRPr="00FD29A2">
        <w:rPr>
          <w:rFonts w:hint="eastAsia"/>
        </w:rPr>
        <w:t>稳定性</w:t>
      </w:r>
    </w:p>
    <w:p w:rsidR="001E4132" w:rsidRDefault="001E4132" w:rsidP="0040745A">
      <w:pPr>
        <w:pStyle w:val="a6"/>
        <w:numPr>
          <w:ilvl w:val="0"/>
          <w:numId w:val="6"/>
        </w:numPr>
        <w:ind w:firstLineChars="0"/>
      </w:pPr>
      <w:r>
        <w:rPr>
          <w:rFonts w:hint="eastAsia"/>
        </w:rPr>
        <w:t>主</w:t>
      </w:r>
      <w:r>
        <w:t>CPU</w:t>
      </w:r>
      <w:r>
        <w:rPr>
          <w:rFonts w:hint="eastAsia"/>
        </w:rPr>
        <w:t>：</w:t>
      </w:r>
      <w:r>
        <w:t>32</w:t>
      </w:r>
      <w:r>
        <w:rPr>
          <w:rFonts w:hint="eastAsia"/>
        </w:rPr>
        <w:t>位</w:t>
      </w:r>
      <w:r>
        <w:t>ARM</w:t>
      </w:r>
      <w:r>
        <w:rPr>
          <w:rFonts w:hint="eastAsia"/>
        </w:rPr>
        <w:t>处理器</w:t>
      </w:r>
    </w:p>
    <w:p w:rsidR="001E4132" w:rsidRDefault="001E4132" w:rsidP="0040745A">
      <w:pPr>
        <w:pStyle w:val="a6"/>
        <w:numPr>
          <w:ilvl w:val="0"/>
          <w:numId w:val="6"/>
        </w:numPr>
        <w:ind w:firstLineChars="0"/>
      </w:pPr>
      <w:r>
        <w:rPr>
          <w:rFonts w:hint="eastAsia"/>
        </w:rPr>
        <w:t>内置软硬件看门狗</w:t>
      </w:r>
    </w:p>
    <w:p w:rsidR="001E4132" w:rsidRDefault="001E4132" w:rsidP="0040745A">
      <w:pPr>
        <w:pStyle w:val="a6"/>
        <w:numPr>
          <w:ilvl w:val="0"/>
          <w:numId w:val="6"/>
        </w:numPr>
        <w:ind w:firstLineChars="0"/>
      </w:pPr>
      <w:r>
        <w:rPr>
          <w:rFonts w:hint="eastAsia"/>
        </w:rPr>
        <w:t>内置</w:t>
      </w:r>
      <w:r>
        <w:t>TCP/IP</w:t>
      </w:r>
      <w:r>
        <w:rPr>
          <w:rFonts w:hint="eastAsia"/>
        </w:rPr>
        <w:t>协议</w:t>
      </w:r>
      <w:proofErr w:type="gramStart"/>
      <w:r>
        <w:rPr>
          <w:rFonts w:hint="eastAsia"/>
        </w:rPr>
        <w:t>栈</w:t>
      </w:r>
      <w:proofErr w:type="gramEnd"/>
    </w:p>
    <w:p w:rsidR="001E4132" w:rsidRDefault="001E4132" w:rsidP="0040745A"/>
    <w:p w:rsidR="001E4132" w:rsidRDefault="001E4132" w:rsidP="0040745A">
      <w:pPr>
        <w:pStyle w:val="a6"/>
        <w:numPr>
          <w:ilvl w:val="0"/>
          <w:numId w:val="3"/>
        </w:numPr>
        <w:ind w:firstLineChars="0"/>
      </w:pPr>
      <w:r w:rsidRPr="00FD29A2">
        <w:rPr>
          <w:rFonts w:hint="eastAsia"/>
        </w:rPr>
        <w:t>数据中心</w:t>
      </w:r>
    </w:p>
    <w:p w:rsidR="001E4132" w:rsidRDefault="001E4132" w:rsidP="0040745A">
      <w:pPr>
        <w:pStyle w:val="a6"/>
        <w:numPr>
          <w:ilvl w:val="0"/>
          <w:numId w:val="7"/>
        </w:numPr>
        <w:ind w:firstLineChars="0"/>
      </w:pPr>
      <w:r w:rsidRPr="00FD29A2">
        <w:rPr>
          <w:rFonts w:hint="eastAsia"/>
        </w:rPr>
        <w:t>支持域名</w:t>
      </w:r>
    </w:p>
    <w:p w:rsidR="001E4132" w:rsidRDefault="001E4132" w:rsidP="0040745A">
      <w:pPr>
        <w:pStyle w:val="a6"/>
        <w:numPr>
          <w:ilvl w:val="0"/>
          <w:numId w:val="7"/>
        </w:numPr>
        <w:ind w:firstLineChars="0"/>
      </w:pPr>
      <w:r w:rsidRPr="00FD29A2">
        <w:rPr>
          <w:rFonts w:hint="eastAsia"/>
        </w:rPr>
        <w:t>兼容多种数据中心软件</w:t>
      </w:r>
    </w:p>
    <w:p w:rsidR="001E4132" w:rsidRDefault="001E4132" w:rsidP="0040745A"/>
    <w:p w:rsidR="001E4132" w:rsidRDefault="001E4132" w:rsidP="0040745A">
      <w:pPr>
        <w:pStyle w:val="a6"/>
        <w:numPr>
          <w:ilvl w:val="0"/>
          <w:numId w:val="3"/>
        </w:numPr>
        <w:ind w:firstLineChars="0"/>
      </w:pPr>
      <w:r w:rsidRPr="00FD29A2">
        <w:rPr>
          <w:rFonts w:hint="eastAsia"/>
        </w:rPr>
        <w:t>配置</w:t>
      </w:r>
    </w:p>
    <w:p w:rsidR="001E4132" w:rsidRDefault="001E4132" w:rsidP="0040745A">
      <w:pPr>
        <w:pStyle w:val="a6"/>
        <w:numPr>
          <w:ilvl w:val="0"/>
          <w:numId w:val="8"/>
        </w:numPr>
        <w:ind w:firstLineChars="0"/>
      </w:pPr>
      <w:r w:rsidRPr="00FD29A2">
        <w:rPr>
          <w:rFonts w:hint="eastAsia"/>
        </w:rPr>
        <w:t>串口配置</w:t>
      </w:r>
    </w:p>
    <w:p w:rsidR="001E4132" w:rsidRDefault="001E4132" w:rsidP="0040745A">
      <w:pPr>
        <w:pStyle w:val="a6"/>
        <w:numPr>
          <w:ilvl w:val="0"/>
          <w:numId w:val="8"/>
        </w:numPr>
        <w:ind w:firstLineChars="0"/>
      </w:pPr>
      <w:r w:rsidRPr="00FD29A2">
        <w:rPr>
          <w:rFonts w:hint="eastAsia"/>
        </w:rPr>
        <w:t>超级终端，菜单配置</w:t>
      </w:r>
    </w:p>
    <w:p w:rsidR="001E4132" w:rsidRDefault="001E4132" w:rsidP="00615919">
      <w:pPr>
        <w:pStyle w:val="a6"/>
        <w:ind w:left="2205" w:firstLineChars="0" w:firstLine="0"/>
      </w:pPr>
    </w:p>
    <w:p w:rsidR="001E4132" w:rsidRDefault="001E4132" w:rsidP="00615919">
      <w:pPr>
        <w:pStyle w:val="a6"/>
        <w:ind w:left="2205" w:firstLineChars="0" w:firstLine="0"/>
      </w:pPr>
    </w:p>
    <w:p w:rsidR="001E4132" w:rsidRDefault="001E4132" w:rsidP="00615919">
      <w:pPr>
        <w:pStyle w:val="a6"/>
        <w:ind w:left="2205" w:firstLineChars="0" w:firstLine="0"/>
      </w:pPr>
    </w:p>
    <w:p w:rsidR="001E4132" w:rsidRDefault="001E4132" w:rsidP="00615919">
      <w:pPr>
        <w:pStyle w:val="a6"/>
        <w:ind w:left="2205" w:firstLineChars="0" w:firstLine="0"/>
      </w:pPr>
    </w:p>
    <w:p w:rsidR="001E4132" w:rsidRDefault="001E4132" w:rsidP="0040745A">
      <w:pPr>
        <w:pStyle w:val="3"/>
        <w:numPr>
          <w:ilvl w:val="2"/>
          <w:numId w:val="2"/>
        </w:numPr>
        <w:rPr>
          <w:sz w:val="28"/>
          <w:szCs w:val="28"/>
        </w:rPr>
      </w:pPr>
      <w:bookmarkStart w:id="9" w:name="_Toc453504095"/>
      <w:r w:rsidRPr="00B502EE">
        <w:rPr>
          <w:rFonts w:hint="eastAsia"/>
          <w:sz w:val="28"/>
          <w:szCs w:val="28"/>
        </w:rPr>
        <w:t>指示灯说明</w:t>
      </w:r>
      <w:bookmarkEnd w:id="9"/>
    </w:p>
    <w:p w:rsidR="001E4132" w:rsidRDefault="001E4132" w:rsidP="005613BB">
      <w:r>
        <w:t xml:space="preserve">               </w:t>
      </w:r>
      <w:r w:rsidR="005D0175">
        <w:rPr>
          <w:noProof/>
        </w:rPr>
        <w:pict>
          <v:shape id="图片 8" o:spid="_x0000_i1035" type="#_x0000_t75" style="width:282.2pt;height:108pt;visibility:visible">
            <v:imagedata r:id="rId26" o:title=""/>
          </v:shape>
        </w:pict>
      </w:r>
    </w:p>
    <w:p w:rsidR="001E4132" w:rsidRDefault="001E4132" w:rsidP="00615919">
      <w:r>
        <w:t xml:space="preserve">                        </w:t>
      </w:r>
      <w:r>
        <w:rPr>
          <w:rFonts w:hint="eastAsia"/>
        </w:rPr>
        <w:t>图</w:t>
      </w:r>
      <w:r>
        <w:t>1-11</w:t>
      </w:r>
      <w:r>
        <w:rPr>
          <w:rFonts w:hint="eastAsia"/>
        </w:rPr>
        <w:t>：</w:t>
      </w:r>
      <w:r>
        <w:t>ZH</w:t>
      </w:r>
      <w:r w:rsidRPr="00A7168D">
        <w:t>-6</w:t>
      </w:r>
      <w:r>
        <w:t>610</w:t>
      </w:r>
      <w:r>
        <w:rPr>
          <w:rFonts w:hint="eastAsia"/>
        </w:rPr>
        <w:t>指示灯</w:t>
      </w:r>
    </w:p>
    <w:p w:rsidR="001E4132" w:rsidRDefault="001E4132" w:rsidP="00615919"/>
    <w:p w:rsidR="001E4132" w:rsidRDefault="001E4132" w:rsidP="00615919"/>
    <w:p w:rsidR="001E4132" w:rsidRDefault="001E4132" w:rsidP="00615919"/>
    <w:p w:rsidR="001E4132" w:rsidRDefault="001E4132" w:rsidP="00615919"/>
    <w:p w:rsidR="001E4132" w:rsidRDefault="001E4132" w:rsidP="00615919"/>
    <w:p w:rsidR="001E4132" w:rsidRDefault="001E4132" w:rsidP="00615919"/>
    <w:p w:rsidR="001E4132" w:rsidRDefault="001E4132" w:rsidP="00615919"/>
    <w:tbl>
      <w:tblPr>
        <w:tblW w:w="7506" w:type="dxa"/>
        <w:tblInd w:w="404" w:type="dxa"/>
        <w:tblCellMar>
          <w:top w:w="56" w:type="dxa"/>
          <w:left w:w="107" w:type="dxa"/>
          <w:right w:w="115" w:type="dxa"/>
        </w:tblCellMar>
        <w:tblLook w:val="00A0"/>
      </w:tblPr>
      <w:tblGrid>
        <w:gridCol w:w="1554"/>
        <w:gridCol w:w="1418"/>
        <w:gridCol w:w="1275"/>
        <w:gridCol w:w="3259"/>
      </w:tblGrid>
      <w:tr w:rsidR="001E4132" w:rsidRPr="00665643" w:rsidTr="00665643">
        <w:trPr>
          <w:trHeight w:val="330"/>
        </w:trPr>
        <w:tc>
          <w:tcPr>
            <w:tcW w:w="1555" w:type="dxa"/>
            <w:tcBorders>
              <w:top w:val="single" w:sz="4" w:space="0" w:color="000000"/>
              <w:left w:val="single" w:sz="4" w:space="0" w:color="000000"/>
              <w:bottom w:val="single" w:sz="4" w:space="0" w:color="000000"/>
              <w:right w:val="single" w:sz="4" w:space="0" w:color="000000"/>
            </w:tcBorders>
            <w:shd w:val="clear" w:color="auto" w:fill="CCCCCC"/>
          </w:tcPr>
          <w:p w:rsidR="001E4132" w:rsidRPr="00665643" w:rsidRDefault="001E4132" w:rsidP="006608AA">
            <w:r w:rsidRPr="00665643">
              <w:rPr>
                <w:rFonts w:ascii="Verdana" w:eastAsia="Times New Roman" w:hAnsi="Verdana" w:cs="Verdana"/>
                <w:b/>
              </w:rPr>
              <w:t xml:space="preserve">LED </w:t>
            </w:r>
            <w:r w:rsidRPr="00665643">
              <w:rPr>
                <w:rFonts w:ascii="宋体" w:hAnsi="宋体" w:cs="宋体" w:hint="eastAsia"/>
              </w:rPr>
              <w:t>指示灯</w:t>
            </w:r>
            <w:r w:rsidRPr="00665643">
              <w:rPr>
                <w:rFonts w:ascii="Verdana" w:eastAsia="Times New Roman" w:hAnsi="Verdana" w:cs="Verdana"/>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CCCCCC"/>
          </w:tcPr>
          <w:p w:rsidR="001E4132" w:rsidRPr="00665643" w:rsidRDefault="001E4132" w:rsidP="00665643">
            <w:pPr>
              <w:ind w:left="1"/>
            </w:pPr>
            <w:r w:rsidRPr="00665643">
              <w:rPr>
                <w:rFonts w:ascii="宋体" w:hAnsi="宋体" w:cs="宋体" w:hint="eastAsia"/>
              </w:rPr>
              <w:t>颜色</w:t>
            </w:r>
            <w:r w:rsidRPr="00665643">
              <w:rPr>
                <w:rFonts w:ascii="宋体" w:hAnsi="宋体" w:cs="宋体"/>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CCCCCC"/>
          </w:tcPr>
          <w:p w:rsidR="001E4132" w:rsidRPr="00665643" w:rsidRDefault="001E4132" w:rsidP="00665643">
            <w:pPr>
              <w:ind w:left="1"/>
            </w:pPr>
            <w:r w:rsidRPr="00665643">
              <w:rPr>
                <w:rFonts w:ascii="宋体" w:hAnsi="宋体" w:cs="宋体" w:hint="eastAsia"/>
              </w:rPr>
              <w:t>状态</w:t>
            </w:r>
            <w:r w:rsidRPr="00665643">
              <w:rPr>
                <w:rFonts w:ascii="宋体" w:hAnsi="宋体" w:cs="宋体"/>
              </w:rPr>
              <w:t xml:space="preserve"> </w:t>
            </w:r>
          </w:p>
        </w:tc>
        <w:tc>
          <w:tcPr>
            <w:tcW w:w="3259" w:type="dxa"/>
            <w:tcBorders>
              <w:top w:val="single" w:sz="4" w:space="0" w:color="000000"/>
              <w:left w:val="single" w:sz="4" w:space="0" w:color="000000"/>
              <w:bottom w:val="single" w:sz="4" w:space="0" w:color="000000"/>
              <w:right w:val="single" w:sz="4" w:space="0" w:color="000000"/>
            </w:tcBorders>
            <w:shd w:val="clear" w:color="auto" w:fill="CCCCCC"/>
          </w:tcPr>
          <w:p w:rsidR="001E4132" w:rsidRPr="00665643" w:rsidRDefault="001E4132" w:rsidP="00665643">
            <w:pPr>
              <w:ind w:left="1"/>
            </w:pPr>
            <w:r w:rsidRPr="00665643">
              <w:rPr>
                <w:rFonts w:ascii="宋体" w:hAnsi="宋体" w:cs="宋体" w:hint="eastAsia"/>
              </w:rPr>
              <w:t>描述</w:t>
            </w:r>
            <w:r w:rsidRPr="00665643">
              <w:rPr>
                <w:rFonts w:ascii="宋体" w:hAnsi="宋体" w:cs="宋体"/>
              </w:rPr>
              <w:t xml:space="preserve"> </w:t>
            </w:r>
          </w:p>
        </w:tc>
      </w:tr>
      <w:tr w:rsidR="001E4132" w:rsidRPr="00665643" w:rsidTr="00665643">
        <w:trPr>
          <w:trHeight w:val="460"/>
        </w:trPr>
        <w:tc>
          <w:tcPr>
            <w:tcW w:w="1555" w:type="dxa"/>
            <w:vMerge w:val="restart"/>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08AA">
            <w:r w:rsidRPr="00665643">
              <w:rPr>
                <w:rFonts w:ascii="宋体" w:hAnsi="宋体" w:cs="宋体" w:hint="eastAsia"/>
              </w:rPr>
              <w:t>上线</w:t>
            </w:r>
            <w:r w:rsidRPr="00665643">
              <w:rPr>
                <w:rFonts w:ascii="宋体" w:hAnsi="宋体" w:cs="宋体"/>
              </w:rPr>
              <w:t xml:space="preserve"> </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绿</w:t>
            </w:r>
            <w:r w:rsidRPr="00665643">
              <w:rPr>
                <w:rFonts w:ascii="宋体" w:hAnsi="宋体" w:cs="宋体"/>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长亮</w:t>
            </w:r>
            <w:r w:rsidRPr="00665643">
              <w:rPr>
                <w:rFonts w:ascii="宋体" w:hAnsi="宋体" w:cs="宋体"/>
              </w:rPr>
              <w:t xml:space="preserve"> </w:t>
            </w:r>
          </w:p>
        </w:tc>
        <w:tc>
          <w:tcPr>
            <w:tcW w:w="3259"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已经连接到数据中心</w:t>
            </w:r>
            <w:r w:rsidRPr="00665643">
              <w:rPr>
                <w:rFonts w:ascii="宋体" w:hAnsi="宋体" w:cs="宋体"/>
              </w:rPr>
              <w:t xml:space="preserve"> </w:t>
            </w:r>
          </w:p>
        </w:tc>
      </w:tr>
      <w:tr w:rsidR="001E4132" w:rsidRPr="00665643" w:rsidTr="00665643">
        <w:trPr>
          <w:trHeight w:val="434"/>
        </w:trPr>
        <w:tc>
          <w:tcPr>
            <w:tcW w:w="0" w:type="auto"/>
            <w:vMerge/>
            <w:tcBorders>
              <w:top w:val="nil"/>
              <w:left w:val="single" w:sz="4" w:space="0" w:color="000000"/>
              <w:bottom w:val="nil"/>
              <w:right w:val="single" w:sz="4" w:space="0" w:color="000000"/>
            </w:tcBorders>
          </w:tcPr>
          <w:p w:rsidR="001E4132" w:rsidRPr="00665643" w:rsidRDefault="001E4132" w:rsidP="006608AA"/>
        </w:tc>
        <w:tc>
          <w:tcPr>
            <w:tcW w:w="0" w:type="auto"/>
            <w:vMerge/>
            <w:tcBorders>
              <w:top w:val="nil"/>
              <w:left w:val="single" w:sz="4" w:space="0" w:color="000000"/>
              <w:bottom w:val="nil"/>
              <w:right w:val="single" w:sz="4" w:space="0" w:color="000000"/>
            </w:tcBorders>
          </w:tcPr>
          <w:p w:rsidR="001E4132" w:rsidRPr="00665643" w:rsidRDefault="001E4132" w:rsidP="006608AA"/>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熄灭</w:t>
            </w:r>
            <w:r w:rsidRPr="00665643">
              <w:rPr>
                <w:rFonts w:ascii="宋体" w:hAnsi="宋体" w:cs="宋体"/>
              </w:rPr>
              <w:t xml:space="preserve"> </w:t>
            </w:r>
          </w:p>
        </w:tc>
        <w:tc>
          <w:tcPr>
            <w:tcW w:w="3259"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没有连接到数据中心</w:t>
            </w:r>
            <w:r w:rsidRPr="00665643">
              <w:rPr>
                <w:rFonts w:ascii="宋体" w:hAnsi="宋体" w:cs="宋体"/>
              </w:rPr>
              <w:t xml:space="preserve"> </w:t>
            </w:r>
          </w:p>
        </w:tc>
      </w:tr>
      <w:tr w:rsidR="001E4132" w:rsidRPr="00665643" w:rsidTr="00665643">
        <w:trPr>
          <w:trHeight w:val="427"/>
        </w:trPr>
        <w:tc>
          <w:tcPr>
            <w:tcW w:w="0" w:type="auto"/>
            <w:vMerge/>
            <w:tcBorders>
              <w:top w:val="nil"/>
              <w:left w:val="single" w:sz="4" w:space="0" w:color="000000"/>
              <w:bottom w:val="nil"/>
              <w:right w:val="single" w:sz="4" w:space="0" w:color="000000"/>
            </w:tcBorders>
          </w:tcPr>
          <w:p w:rsidR="001E4132" w:rsidRPr="00665643" w:rsidRDefault="001E4132" w:rsidP="006608AA"/>
        </w:tc>
        <w:tc>
          <w:tcPr>
            <w:tcW w:w="0" w:type="auto"/>
            <w:vMerge/>
            <w:tcBorders>
              <w:top w:val="nil"/>
              <w:left w:val="single" w:sz="4" w:space="0" w:color="000000"/>
              <w:bottom w:val="nil"/>
              <w:right w:val="single" w:sz="4" w:space="0" w:color="000000"/>
            </w:tcBorders>
          </w:tcPr>
          <w:p w:rsidR="001E4132" w:rsidRPr="00665643" w:rsidRDefault="001E4132" w:rsidP="006608AA"/>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快闪</w:t>
            </w:r>
            <w:r w:rsidRPr="00665643">
              <w:rPr>
                <w:rFonts w:ascii="Tahoma" w:eastAsia="Times New Roman" w:hAnsi="Tahoma" w:cs="Tahoma"/>
              </w:rPr>
              <w:t xml:space="preserve"> </w:t>
            </w:r>
          </w:p>
        </w:tc>
        <w:tc>
          <w:tcPr>
            <w:tcW w:w="3259"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正在连接数据中心</w:t>
            </w:r>
            <w:r w:rsidRPr="00665643">
              <w:rPr>
                <w:rFonts w:ascii="Tahoma" w:eastAsia="Times New Roman" w:hAnsi="Tahoma" w:cs="Tahoma"/>
              </w:rPr>
              <w:t xml:space="preserve"> </w:t>
            </w:r>
          </w:p>
        </w:tc>
      </w:tr>
      <w:tr w:rsidR="001E4132" w:rsidRPr="00665643" w:rsidTr="00665643">
        <w:trPr>
          <w:trHeight w:val="432"/>
        </w:trPr>
        <w:tc>
          <w:tcPr>
            <w:tcW w:w="0" w:type="auto"/>
            <w:vMerge/>
            <w:tcBorders>
              <w:top w:val="nil"/>
              <w:left w:val="single" w:sz="4" w:space="0" w:color="000000"/>
              <w:bottom w:val="single" w:sz="4" w:space="0" w:color="000000"/>
              <w:right w:val="single" w:sz="4" w:space="0" w:color="000000"/>
            </w:tcBorders>
          </w:tcPr>
          <w:p w:rsidR="001E4132" w:rsidRPr="00665643" w:rsidRDefault="001E4132" w:rsidP="006608AA"/>
        </w:tc>
        <w:tc>
          <w:tcPr>
            <w:tcW w:w="0" w:type="auto"/>
            <w:vMerge/>
            <w:tcBorders>
              <w:top w:val="nil"/>
              <w:left w:val="single" w:sz="4" w:space="0" w:color="000000"/>
              <w:bottom w:val="single" w:sz="4" w:space="0" w:color="000000"/>
              <w:right w:val="single" w:sz="4" w:space="0" w:color="000000"/>
            </w:tcBorders>
          </w:tcPr>
          <w:p w:rsidR="001E4132" w:rsidRPr="00665643" w:rsidRDefault="001E4132" w:rsidP="006608AA"/>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proofErr w:type="gramStart"/>
            <w:r w:rsidRPr="00665643">
              <w:rPr>
                <w:rFonts w:ascii="宋体" w:hAnsi="宋体" w:cs="宋体" w:hint="eastAsia"/>
              </w:rPr>
              <w:t>慢闪</w:t>
            </w:r>
            <w:proofErr w:type="gramEnd"/>
            <w:r w:rsidRPr="00665643">
              <w:rPr>
                <w:rFonts w:ascii="Tahoma" w:eastAsia="Times New Roman" w:hAnsi="Tahoma" w:cs="Tahoma"/>
              </w:rPr>
              <w:t xml:space="preserve"> </w:t>
            </w:r>
          </w:p>
        </w:tc>
        <w:tc>
          <w:tcPr>
            <w:tcW w:w="3259"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正在拔号</w:t>
            </w:r>
            <w:r w:rsidRPr="00665643">
              <w:rPr>
                <w:rFonts w:ascii="Tahoma" w:eastAsia="Times New Roman" w:hAnsi="Tahoma" w:cs="Tahoma"/>
              </w:rPr>
              <w:t xml:space="preserve"> </w:t>
            </w:r>
          </w:p>
        </w:tc>
      </w:tr>
      <w:tr w:rsidR="001E4132" w:rsidRPr="00665643" w:rsidTr="00665643">
        <w:trPr>
          <w:trHeight w:val="410"/>
        </w:trPr>
        <w:tc>
          <w:tcPr>
            <w:tcW w:w="1555" w:type="dxa"/>
            <w:vMerge w:val="restart"/>
            <w:tcBorders>
              <w:top w:val="single" w:sz="4" w:space="0" w:color="000000"/>
              <w:left w:val="single" w:sz="4" w:space="0" w:color="000000"/>
              <w:bottom w:val="nil"/>
              <w:right w:val="single" w:sz="4" w:space="0" w:color="000000"/>
            </w:tcBorders>
            <w:vAlign w:val="bottom"/>
          </w:tcPr>
          <w:p w:rsidR="001E4132" w:rsidRPr="00665643" w:rsidRDefault="001E4132" w:rsidP="006608AA">
            <w:r w:rsidRPr="00665643">
              <w:rPr>
                <w:rFonts w:ascii="宋体" w:hAnsi="宋体" w:cs="宋体" w:hint="eastAsia"/>
              </w:rPr>
              <w:t>发送</w:t>
            </w:r>
            <w:r w:rsidRPr="00665643">
              <w:rPr>
                <w:rFonts w:ascii="宋体" w:hAnsi="宋体" w:cs="宋体"/>
              </w:rPr>
              <w:t xml:space="preserve"> </w:t>
            </w:r>
          </w:p>
        </w:tc>
        <w:tc>
          <w:tcPr>
            <w:tcW w:w="1418" w:type="dxa"/>
            <w:vMerge w:val="restart"/>
            <w:tcBorders>
              <w:top w:val="single" w:sz="4" w:space="0" w:color="000000"/>
              <w:left w:val="single" w:sz="4" w:space="0" w:color="000000"/>
              <w:bottom w:val="nil"/>
              <w:right w:val="single" w:sz="4" w:space="0" w:color="000000"/>
            </w:tcBorders>
            <w:vAlign w:val="bottom"/>
          </w:tcPr>
          <w:p w:rsidR="001E4132" w:rsidRPr="00665643" w:rsidRDefault="001E4132" w:rsidP="00665643">
            <w:pPr>
              <w:ind w:left="1"/>
            </w:pPr>
            <w:r w:rsidRPr="00665643">
              <w:rPr>
                <w:rFonts w:ascii="宋体" w:hAnsi="宋体" w:cs="宋体" w:hint="eastAsia"/>
              </w:rPr>
              <w:t>红</w:t>
            </w:r>
            <w:r w:rsidRPr="00665643">
              <w:rPr>
                <w:rFonts w:ascii="宋体" w:hAnsi="宋体" w:cs="宋体"/>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1E4132" w:rsidRPr="00665643" w:rsidRDefault="001E4132" w:rsidP="00665643">
            <w:pPr>
              <w:ind w:left="1"/>
            </w:pPr>
            <w:r w:rsidRPr="00665643">
              <w:rPr>
                <w:rFonts w:ascii="宋体" w:hAnsi="宋体" w:cs="宋体" w:hint="eastAsia"/>
              </w:rPr>
              <w:t>闪</w:t>
            </w:r>
            <w:r w:rsidRPr="00665643">
              <w:rPr>
                <w:rFonts w:ascii="宋体" w:hAnsi="宋体" w:cs="宋体"/>
              </w:rPr>
              <w:t xml:space="preserve"> </w:t>
            </w:r>
          </w:p>
        </w:tc>
        <w:tc>
          <w:tcPr>
            <w:tcW w:w="3259" w:type="dxa"/>
            <w:tcBorders>
              <w:top w:val="single" w:sz="4" w:space="0" w:color="000000"/>
              <w:left w:val="single" w:sz="4" w:space="0" w:color="000000"/>
              <w:bottom w:val="single" w:sz="4" w:space="0" w:color="000000"/>
              <w:right w:val="single" w:sz="4" w:space="0" w:color="000000"/>
            </w:tcBorders>
          </w:tcPr>
          <w:p w:rsidR="001E4132" w:rsidRPr="00665643" w:rsidRDefault="001E4132" w:rsidP="00665643">
            <w:pPr>
              <w:ind w:left="1"/>
            </w:pPr>
            <w:r w:rsidRPr="00665643">
              <w:rPr>
                <w:rFonts w:ascii="宋体" w:hAnsi="宋体" w:cs="宋体" w:hint="eastAsia"/>
              </w:rPr>
              <w:t>正在传送数据中</w:t>
            </w:r>
            <w:r w:rsidRPr="00665643">
              <w:rPr>
                <w:rFonts w:ascii="Tahoma" w:eastAsia="Times New Roman" w:hAnsi="Tahoma" w:cs="Tahoma"/>
              </w:rPr>
              <w:t>/</w:t>
            </w:r>
            <w:r w:rsidRPr="00665643">
              <w:rPr>
                <w:rFonts w:ascii="宋体" w:hAnsi="宋体" w:cs="宋体" w:hint="eastAsia"/>
              </w:rPr>
              <w:t>待机</w:t>
            </w:r>
            <w:r w:rsidRPr="00665643">
              <w:rPr>
                <w:rFonts w:ascii="宋体" w:hAnsi="宋体" w:cs="宋体"/>
              </w:rPr>
              <w:t xml:space="preserve"> </w:t>
            </w:r>
          </w:p>
        </w:tc>
      </w:tr>
      <w:tr w:rsidR="001E4132" w:rsidRPr="00665643" w:rsidTr="00665643">
        <w:trPr>
          <w:trHeight w:val="108"/>
        </w:trPr>
        <w:tc>
          <w:tcPr>
            <w:tcW w:w="0" w:type="auto"/>
            <w:vMerge/>
            <w:tcBorders>
              <w:top w:val="nil"/>
              <w:left w:val="single" w:sz="4" w:space="0" w:color="000000"/>
              <w:bottom w:val="nil"/>
              <w:right w:val="single" w:sz="4" w:space="0" w:color="000000"/>
            </w:tcBorders>
          </w:tcPr>
          <w:p w:rsidR="001E4132" w:rsidRPr="00665643" w:rsidRDefault="001E4132" w:rsidP="006608AA"/>
        </w:tc>
        <w:tc>
          <w:tcPr>
            <w:tcW w:w="0" w:type="auto"/>
            <w:vMerge/>
            <w:tcBorders>
              <w:top w:val="nil"/>
              <w:left w:val="single" w:sz="4" w:space="0" w:color="000000"/>
              <w:bottom w:val="nil"/>
              <w:right w:val="single" w:sz="4" w:space="0" w:color="000000"/>
            </w:tcBorders>
          </w:tcPr>
          <w:p w:rsidR="001E4132" w:rsidRPr="00665643" w:rsidRDefault="001E4132" w:rsidP="006608AA"/>
        </w:tc>
        <w:tc>
          <w:tcPr>
            <w:tcW w:w="1275" w:type="dxa"/>
            <w:tcBorders>
              <w:top w:val="single" w:sz="4" w:space="0" w:color="000000"/>
              <w:left w:val="single" w:sz="4" w:space="0" w:color="000000"/>
              <w:bottom w:val="nil"/>
              <w:right w:val="single" w:sz="4" w:space="0" w:color="000000"/>
            </w:tcBorders>
          </w:tcPr>
          <w:p w:rsidR="001E4132" w:rsidRPr="00665643" w:rsidRDefault="001E4132" w:rsidP="006608AA"/>
        </w:tc>
        <w:tc>
          <w:tcPr>
            <w:tcW w:w="3259" w:type="dxa"/>
            <w:tcBorders>
              <w:top w:val="single" w:sz="4" w:space="0" w:color="000000"/>
              <w:left w:val="single" w:sz="4" w:space="0" w:color="000000"/>
              <w:bottom w:val="nil"/>
              <w:right w:val="single" w:sz="4" w:space="0" w:color="000000"/>
            </w:tcBorders>
          </w:tcPr>
          <w:p w:rsidR="001E4132" w:rsidRPr="00665643" w:rsidRDefault="001E4132" w:rsidP="006608AA"/>
        </w:tc>
      </w:tr>
      <w:tr w:rsidR="001E4132" w:rsidRPr="00665643" w:rsidTr="00665643">
        <w:trPr>
          <w:trHeight w:val="310"/>
        </w:trPr>
        <w:tc>
          <w:tcPr>
            <w:tcW w:w="1555" w:type="dxa"/>
            <w:tcBorders>
              <w:top w:val="nil"/>
              <w:left w:val="single" w:sz="4" w:space="0" w:color="000000"/>
              <w:bottom w:val="single" w:sz="4" w:space="0" w:color="000000"/>
              <w:right w:val="single" w:sz="4" w:space="0" w:color="000000"/>
            </w:tcBorders>
          </w:tcPr>
          <w:p w:rsidR="001E4132" w:rsidRPr="00665643" w:rsidRDefault="001E4132" w:rsidP="006608AA"/>
        </w:tc>
        <w:tc>
          <w:tcPr>
            <w:tcW w:w="1418" w:type="dxa"/>
            <w:tcBorders>
              <w:top w:val="nil"/>
              <w:left w:val="single" w:sz="4" w:space="0" w:color="000000"/>
              <w:bottom w:val="single" w:sz="4" w:space="0" w:color="000000"/>
              <w:right w:val="single" w:sz="4" w:space="0" w:color="000000"/>
            </w:tcBorders>
          </w:tcPr>
          <w:p w:rsidR="001E4132" w:rsidRPr="00665643" w:rsidRDefault="001E4132" w:rsidP="006608AA"/>
        </w:tc>
        <w:tc>
          <w:tcPr>
            <w:tcW w:w="1275" w:type="dxa"/>
            <w:tcBorders>
              <w:top w:val="nil"/>
              <w:left w:val="single" w:sz="4" w:space="0" w:color="000000"/>
              <w:bottom w:val="single" w:sz="4" w:space="0" w:color="000000"/>
              <w:right w:val="single" w:sz="4" w:space="0" w:color="000000"/>
            </w:tcBorders>
          </w:tcPr>
          <w:p w:rsidR="001E4132" w:rsidRPr="00665643" w:rsidRDefault="001E4132" w:rsidP="00665643">
            <w:pPr>
              <w:ind w:left="1"/>
            </w:pPr>
            <w:r w:rsidRPr="00665643">
              <w:rPr>
                <w:rFonts w:ascii="宋体" w:hAnsi="宋体" w:cs="宋体" w:hint="eastAsia"/>
              </w:rPr>
              <w:t>熄灭</w:t>
            </w:r>
            <w:r w:rsidRPr="00665643">
              <w:rPr>
                <w:rFonts w:ascii="宋体" w:hAnsi="宋体" w:cs="宋体"/>
              </w:rPr>
              <w:t xml:space="preserve"> </w:t>
            </w:r>
          </w:p>
        </w:tc>
        <w:tc>
          <w:tcPr>
            <w:tcW w:w="3259" w:type="dxa"/>
            <w:tcBorders>
              <w:top w:val="nil"/>
              <w:left w:val="single" w:sz="4" w:space="0" w:color="000000"/>
              <w:bottom w:val="single" w:sz="4" w:space="0" w:color="000000"/>
              <w:right w:val="single" w:sz="4" w:space="0" w:color="000000"/>
            </w:tcBorders>
          </w:tcPr>
          <w:p w:rsidR="001E4132" w:rsidRPr="00665643" w:rsidRDefault="001E4132" w:rsidP="00665643">
            <w:pPr>
              <w:ind w:left="1"/>
            </w:pPr>
            <w:r w:rsidRPr="00665643">
              <w:rPr>
                <w:rFonts w:ascii="宋体" w:hAnsi="宋体" w:cs="宋体" w:hint="eastAsia"/>
              </w:rPr>
              <w:t>没有数据传送</w:t>
            </w:r>
            <w:r w:rsidRPr="00665643">
              <w:rPr>
                <w:rFonts w:ascii="宋体" w:hAnsi="宋体" w:cs="宋体"/>
              </w:rPr>
              <w:t xml:space="preserve"> </w:t>
            </w:r>
          </w:p>
        </w:tc>
      </w:tr>
      <w:tr w:rsidR="001E4132" w:rsidRPr="00665643" w:rsidTr="00665643">
        <w:trPr>
          <w:trHeight w:val="437"/>
        </w:trPr>
        <w:tc>
          <w:tcPr>
            <w:tcW w:w="1555" w:type="dxa"/>
            <w:vMerge w:val="restart"/>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08AA">
            <w:r w:rsidRPr="00665643">
              <w:rPr>
                <w:rFonts w:ascii="宋体" w:hAnsi="宋体" w:cs="宋体"/>
              </w:rPr>
              <w:t xml:space="preserve">GPS </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绿</w:t>
            </w:r>
            <w:r w:rsidRPr="00665643">
              <w:rPr>
                <w:rFonts w:ascii="宋体" w:hAnsi="宋体" w:cs="宋体"/>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长亮</w:t>
            </w:r>
            <w:r w:rsidRPr="00665643">
              <w:rPr>
                <w:rFonts w:ascii="Tahoma" w:eastAsia="Times New Roman" w:hAnsi="Tahoma" w:cs="Tahoma"/>
              </w:rPr>
              <w:t xml:space="preserve"> </w:t>
            </w:r>
          </w:p>
        </w:tc>
        <w:tc>
          <w:tcPr>
            <w:tcW w:w="3259"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已经定位出经纬度</w:t>
            </w:r>
            <w:r w:rsidRPr="00665643">
              <w:rPr>
                <w:rFonts w:ascii="Tahoma" w:eastAsia="Times New Roman" w:hAnsi="Tahoma" w:cs="Tahoma"/>
              </w:rPr>
              <w:t xml:space="preserve"> </w:t>
            </w:r>
          </w:p>
        </w:tc>
      </w:tr>
      <w:tr w:rsidR="001E4132" w:rsidRPr="00665643" w:rsidTr="00665643">
        <w:trPr>
          <w:trHeight w:val="634"/>
        </w:trPr>
        <w:tc>
          <w:tcPr>
            <w:tcW w:w="0" w:type="auto"/>
            <w:vMerge/>
            <w:tcBorders>
              <w:top w:val="nil"/>
              <w:left w:val="single" w:sz="4" w:space="0" w:color="000000"/>
              <w:bottom w:val="nil"/>
              <w:right w:val="single" w:sz="4" w:space="0" w:color="000000"/>
            </w:tcBorders>
          </w:tcPr>
          <w:p w:rsidR="001E4132" w:rsidRPr="00665643" w:rsidRDefault="001E4132" w:rsidP="006608AA"/>
        </w:tc>
        <w:tc>
          <w:tcPr>
            <w:tcW w:w="0" w:type="auto"/>
            <w:vMerge/>
            <w:tcBorders>
              <w:top w:val="nil"/>
              <w:left w:val="single" w:sz="4" w:space="0" w:color="000000"/>
              <w:bottom w:val="nil"/>
              <w:right w:val="single" w:sz="4" w:space="0" w:color="000000"/>
            </w:tcBorders>
          </w:tcPr>
          <w:p w:rsidR="001E4132" w:rsidRPr="00665643" w:rsidRDefault="001E4132" w:rsidP="006608AA"/>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快闪</w:t>
            </w:r>
            <w:r w:rsidRPr="00665643">
              <w:rPr>
                <w:rFonts w:ascii="Tahoma" w:eastAsia="Times New Roman" w:hAnsi="Tahoma" w:cs="Tahoma"/>
              </w:rPr>
              <w:t xml:space="preserve"> </w:t>
            </w:r>
          </w:p>
        </w:tc>
        <w:tc>
          <w:tcPr>
            <w:tcW w:w="3259" w:type="dxa"/>
            <w:tcBorders>
              <w:top w:val="single" w:sz="4" w:space="0" w:color="000000"/>
              <w:left w:val="single" w:sz="4" w:space="0" w:color="000000"/>
              <w:bottom w:val="single" w:sz="4" w:space="0" w:color="000000"/>
              <w:right w:val="single" w:sz="4" w:space="0" w:color="000000"/>
            </w:tcBorders>
          </w:tcPr>
          <w:p w:rsidR="001E4132" w:rsidRPr="00665643" w:rsidRDefault="001E4132" w:rsidP="00665643">
            <w:pPr>
              <w:ind w:left="1"/>
            </w:pPr>
            <w:r w:rsidRPr="00665643">
              <w:rPr>
                <w:rFonts w:ascii="宋体" w:hAnsi="宋体" w:cs="宋体" w:hint="eastAsia"/>
              </w:rPr>
              <w:t>找到卫星信号，但是尚未定位出经纬度</w:t>
            </w:r>
            <w:r w:rsidRPr="00665643">
              <w:rPr>
                <w:rFonts w:ascii="Tahoma" w:eastAsia="Times New Roman" w:hAnsi="Tahoma" w:cs="Tahoma"/>
              </w:rPr>
              <w:t xml:space="preserve"> </w:t>
            </w:r>
          </w:p>
        </w:tc>
      </w:tr>
      <w:tr w:rsidR="001E4132" w:rsidRPr="00665643" w:rsidTr="00665643">
        <w:trPr>
          <w:trHeight w:val="353"/>
        </w:trPr>
        <w:tc>
          <w:tcPr>
            <w:tcW w:w="0" w:type="auto"/>
            <w:vMerge/>
            <w:tcBorders>
              <w:top w:val="nil"/>
              <w:left w:val="single" w:sz="4" w:space="0" w:color="000000"/>
              <w:bottom w:val="single" w:sz="4" w:space="0" w:color="000000"/>
              <w:right w:val="single" w:sz="4" w:space="0" w:color="000000"/>
            </w:tcBorders>
          </w:tcPr>
          <w:p w:rsidR="001E4132" w:rsidRPr="00665643" w:rsidRDefault="001E4132" w:rsidP="006608AA"/>
        </w:tc>
        <w:tc>
          <w:tcPr>
            <w:tcW w:w="0" w:type="auto"/>
            <w:vMerge/>
            <w:tcBorders>
              <w:top w:val="nil"/>
              <w:left w:val="single" w:sz="4" w:space="0" w:color="000000"/>
              <w:bottom w:val="single" w:sz="4" w:space="0" w:color="000000"/>
              <w:right w:val="single" w:sz="4" w:space="0" w:color="000000"/>
            </w:tcBorders>
          </w:tcPr>
          <w:p w:rsidR="001E4132" w:rsidRPr="00665643" w:rsidRDefault="001E4132" w:rsidP="006608AA"/>
        </w:tc>
        <w:tc>
          <w:tcPr>
            <w:tcW w:w="1275" w:type="dxa"/>
            <w:tcBorders>
              <w:top w:val="single" w:sz="4" w:space="0" w:color="000000"/>
              <w:left w:val="single" w:sz="4" w:space="0" w:color="000000"/>
              <w:bottom w:val="single" w:sz="4" w:space="0" w:color="000000"/>
              <w:right w:val="single" w:sz="4" w:space="0" w:color="000000"/>
            </w:tcBorders>
          </w:tcPr>
          <w:p w:rsidR="001E4132" w:rsidRPr="00665643" w:rsidRDefault="001E4132" w:rsidP="00665643">
            <w:pPr>
              <w:ind w:left="1"/>
            </w:pPr>
            <w:proofErr w:type="gramStart"/>
            <w:r w:rsidRPr="00665643">
              <w:rPr>
                <w:rFonts w:ascii="宋体" w:hAnsi="宋体" w:cs="宋体" w:hint="eastAsia"/>
              </w:rPr>
              <w:t>慢闪</w:t>
            </w:r>
            <w:proofErr w:type="gramEnd"/>
            <w:r w:rsidRPr="00665643">
              <w:rPr>
                <w:rFonts w:ascii="Tahoma" w:eastAsia="Times New Roman" w:hAnsi="Tahoma" w:cs="Tahoma"/>
              </w:rPr>
              <w:t xml:space="preserve"> </w:t>
            </w:r>
          </w:p>
        </w:tc>
        <w:tc>
          <w:tcPr>
            <w:tcW w:w="3259" w:type="dxa"/>
            <w:tcBorders>
              <w:top w:val="single" w:sz="4" w:space="0" w:color="000000"/>
              <w:left w:val="single" w:sz="4" w:space="0" w:color="000000"/>
              <w:bottom w:val="single" w:sz="4" w:space="0" w:color="000000"/>
              <w:right w:val="single" w:sz="4" w:space="0" w:color="000000"/>
            </w:tcBorders>
          </w:tcPr>
          <w:p w:rsidR="001E4132" w:rsidRPr="00665643" w:rsidRDefault="001E4132" w:rsidP="00665643">
            <w:pPr>
              <w:ind w:left="1"/>
            </w:pPr>
            <w:r w:rsidRPr="00665643">
              <w:rPr>
                <w:rFonts w:ascii="宋体" w:hAnsi="宋体" w:cs="宋体" w:hint="eastAsia"/>
              </w:rPr>
              <w:t>未找到卫星信号</w:t>
            </w:r>
            <w:r w:rsidRPr="00665643">
              <w:rPr>
                <w:rFonts w:ascii="Tahoma" w:eastAsia="Times New Roman" w:hAnsi="Tahoma" w:cs="Tahoma"/>
              </w:rPr>
              <w:t xml:space="preserve"> </w:t>
            </w:r>
          </w:p>
        </w:tc>
      </w:tr>
      <w:tr w:rsidR="001E4132" w:rsidRPr="00665643" w:rsidTr="00665643">
        <w:trPr>
          <w:trHeight w:val="430"/>
        </w:trPr>
        <w:tc>
          <w:tcPr>
            <w:tcW w:w="1555" w:type="dxa"/>
            <w:vMerge w:val="restart"/>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08AA">
            <w:r w:rsidRPr="00665643">
              <w:rPr>
                <w:rFonts w:ascii="宋体" w:hAnsi="宋体" w:cs="宋体" w:hint="eastAsia"/>
              </w:rPr>
              <w:t>电源</w:t>
            </w:r>
            <w:r w:rsidRPr="00665643">
              <w:rPr>
                <w:rFonts w:ascii="宋体" w:hAnsi="宋体" w:cs="宋体"/>
              </w:rPr>
              <w:t xml:space="preserve"> </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红</w:t>
            </w:r>
            <w:r w:rsidRPr="00665643">
              <w:rPr>
                <w:rFonts w:ascii="宋体" w:hAnsi="宋体" w:cs="宋体"/>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长亮</w:t>
            </w:r>
            <w:r w:rsidRPr="00665643">
              <w:rPr>
                <w:rFonts w:ascii="Tahoma" w:eastAsia="Times New Roman" w:hAnsi="Tahoma" w:cs="Tahoma"/>
              </w:rPr>
              <w:t xml:space="preserve"> </w:t>
            </w:r>
          </w:p>
        </w:tc>
        <w:tc>
          <w:tcPr>
            <w:tcW w:w="3259"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设备工作状态</w:t>
            </w:r>
            <w:r w:rsidRPr="00665643">
              <w:rPr>
                <w:rFonts w:ascii="Tahoma" w:eastAsia="Times New Roman" w:hAnsi="Tahoma" w:cs="Tahoma"/>
              </w:rPr>
              <w:t xml:space="preserve"> </w:t>
            </w:r>
          </w:p>
        </w:tc>
      </w:tr>
      <w:tr w:rsidR="001E4132" w:rsidRPr="00665643" w:rsidTr="00665643">
        <w:trPr>
          <w:trHeight w:val="422"/>
        </w:trPr>
        <w:tc>
          <w:tcPr>
            <w:tcW w:w="0" w:type="auto"/>
            <w:vMerge/>
            <w:tcBorders>
              <w:top w:val="nil"/>
              <w:left w:val="single" w:sz="4" w:space="0" w:color="000000"/>
              <w:bottom w:val="single" w:sz="4" w:space="0" w:color="000000"/>
              <w:right w:val="single" w:sz="4" w:space="0" w:color="000000"/>
            </w:tcBorders>
          </w:tcPr>
          <w:p w:rsidR="001E4132" w:rsidRPr="00665643" w:rsidRDefault="001E4132" w:rsidP="006608AA"/>
        </w:tc>
        <w:tc>
          <w:tcPr>
            <w:tcW w:w="0" w:type="auto"/>
            <w:vMerge/>
            <w:tcBorders>
              <w:top w:val="nil"/>
              <w:left w:val="single" w:sz="4" w:space="0" w:color="000000"/>
              <w:bottom w:val="single" w:sz="4" w:space="0" w:color="000000"/>
              <w:right w:val="single" w:sz="4" w:space="0" w:color="000000"/>
            </w:tcBorders>
          </w:tcPr>
          <w:p w:rsidR="001E4132" w:rsidRPr="00665643" w:rsidRDefault="001E4132" w:rsidP="006608AA"/>
        </w:tc>
        <w:tc>
          <w:tcPr>
            <w:tcW w:w="1275"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熄灭</w:t>
            </w:r>
            <w:r w:rsidRPr="00665643">
              <w:rPr>
                <w:rFonts w:ascii="Tahoma" w:eastAsia="Times New Roman" w:hAnsi="Tahoma" w:cs="Tahoma"/>
              </w:rPr>
              <w:t xml:space="preserve"> </w:t>
            </w:r>
          </w:p>
        </w:tc>
        <w:tc>
          <w:tcPr>
            <w:tcW w:w="3259" w:type="dxa"/>
            <w:tcBorders>
              <w:top w:val="single" w:sz="4" w:space="0" w:color="000000"/>
              <w:left w:val="single" w:sz="4" w:space="0" w:color="000000"/>
              <w:bottom w:val="single" w:sz="4" w:space="0" w:color="000000"/>
              <w:right w:val="single" w:sz="4" w:space="0" w:color="000000"/>
            </w:tcBorders>
            <w:vAlign w:val="center"/>
          </w:tcPr>
          <w:p w:rsidR="001E4132" w:rsidRPr="00665643" w:rsidRDefault="001E4132" w:rsidP="00665643">
            <w:pPr>
              <w:ind w:left="1"/>
            </w:pPr>
            <w:r w:rsidRPr="00665643">
              <w:rPr>
                <w:rFonts w:ascii="宋体" w:hAnsi="宋体" w:cs="宋体" w:hint="eastAsia"/>
              </w:rPr>
              <w:t>非工作状态</w:t>
            </w:r>
            <w:r w:rsidRPr="00665643">
              <w:rPr>
                <w:rFonts w:ascii="Tahoma" w:eastAsia="Times New Roman" w:hAnsi="Tahoma" w:cs="Tahoma"/>
              </w:rPr>
              <w:t xml:space="preserve"> </w:t>
            </w:r>
          </w:p>
        </w:tc>
      </w:tr>
    </w:tbl>
    <w:p w:rsidR="001E4132" w:rsidRDefault="001E4132" w:rsidP="00615919"/>
    <w:p w:rsidR="001E4132" w:rsidRPr="00866F47" w:rsidRDefault="001E4132" w:rsidP="0040745A">
      <w:pPr>
        <w:jc w:val="center"/>
      </w:pPr>
      <w:r>
        <w:rPr>
          <w:rFonts w:hint="eastAsia"/>
        </w:rPr>
        <w:t>表</w:t>
      </w:r>
      <w:r>
        <w:t>1-1</w:t>
      </w:r>
      <w:r>
        <w:rPr>
          <w:rFonts w:hint="eastAsia"/>
        </w:rPr>
        <w:t>：</w:t>
      </w:r>
      <w:r>
        <w:t>ZH</w:t>
      </w:r>
      <w:r w:rsidRPr="00A7168D">
        <w:t>-6</w:t>
      </w:r>
      <w:r>
        <w:t>610</w:t>
      </w:r>
      <w:r>
        <w:rPr>
          <w:rFonts w:hint="eastAsia"/>
        </w:rPr>
        <w:t>指示灯说明</w:t>
      </w:r>
    </w:p>
    <w:p w:rsidR="001E4132" w:rsidRDefault="001E4132" w:rsidP="0040745A"/>
    <w:p w:rsidR="001E4132" w:rsidRDefault="001E4132" w:rsidP="0040745A"/>
    <w:p w:rsidR="001E4132" w:rsidRDefault="001E4132" w:rsidP="0040745A"/>
    <w:p w:rsidR="001E4132" w:rsidRDefault="001E4132" w:rsidP="0040745A">
      <w:pPr>
        <w:pStyle w:val="3"/>
        <w:numPr>
          <w:ilvl w:val="2"/>
          <w:numId w:val="2"/>
        </w:numPr>
        <w:rPr>
          <w:sz w:val="28"/>
          <w:szCs w:val="28"/>
        </w:rPr>
      </w:pPr>
      <w:bookmarkStart w:id="10" w:name="_Toc453504096"/>
      <w:r w:rsidRPr="00866F47">
        <w:rPr>
          <w:rFonts w:hint="eastAsia"/>
          <w:sz w:val="28"/>
          <w:szCs w:val="28"/>
        </w:rPr>
        <w:t>串口定义</w:t>
      </w:r>
      <w:bookmarkEnd w:id="10"/>
    </w:p>
    <w:tbl>
      <w:tblPr>
        <w:tblW w:w="5000" w:type="pct"/>
        <w:tblCellSpacing w:w="7" w:type="dxa"/>
        <w:tblCellMar>
          <w:top w:w="15" w:type="dxa"/>
          <w:left w:w="15" w:type="dxa"/>
          <w:bottom w:w="15" w:type="dxa"/>
          <w:right w:w="15" w:type="dxa"/>
        </w:tblCellMar>
        <w:tblLook w:val="00A0"/>
      </w:tblPr>
      <w:tblGrid>
        <w:gridCol w:w="680"/>
        <w:gridCol w:w="673"/>
        <w:gridCol w:w="673"/>
        <w:gridCol w:w="1662"/>
        <w:gridCol w:w="1662"/>
        <w:gridCol w:w="1167"/>
        <w:gridCol w:w="1167"/>
        <w:gridCol w:w="680"/>
      </w:tblGrid>
      <w:tr w:rsidR="001E4132" w:rsidRPr="00665643" w:rsidTr="00F533C9">
        <w:trPr>
          <w:tblCellSpacing w:w="7" w:type="dxa"/>
        </w:trPr>
        <w:tc>
          <w:tcPr>
            <w:tcW w:w="400" w:type="pct"/>
            <w:shd w:val="clear" w:color="auto" w:fill="CCCCCC"/>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hint="eastAsia"/>
                <w:b/>
                <w:bCs/>
                <w:color w:val="252525"/>
                <w:kern w:val="0"/>
                <w:sz w:val="18"/>
                <w:szCs w:val="18"/>
              </w:rPr>
              <w:t>端子</w:t>
            </w:r>
          </w:p>
        </w:tc>
        <w:tc>
          <w:tcPr>
            <w:tcW w:w="400" w:type="pct"/>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Vin</w:t>
            </w:r>
          </w:p>
        </w:tc>
        <w:tc>
          <w:tcPr>
            <w:tcW w:w="400" w:type="pct"/>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GND</w:t>
            </w:r>
          </w:p>
        </w:tc>
        <w:tc>
          <w:tcPr>
            <w:tcW w:w="1000" w:type="pct"/>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RD/B</w:t>
            </w:r>
          </w:p>
        </w:tc>
        <w:tc>
          <w:tcPr>
            <w:tcW w:w="1000" w:type="pct"/>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TD/A</w:t>
            </w:r>
          </w:p>
        </w:tc>
        <w:tc>
          <w:tcPr>
            <w:tcW w:w="700" w:type="pct"/>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CTS</w:t>
            </w:r>
          </w:p>
        </w:tc>
        <w:tc>
          <w:tcPr>
            <w:tcW w:w="700" w:type="pct"/>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RTS</w:t>
            </w:r>
          </w:p>
        </w:tc>
        <w:tc>
          <w:tcPr>
            <w:tcW w:w="400" w:type="pct"/>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GND</w:t>
            </w:r>
          </w:p>
        </w:tc>
      </w:tr>
      <w:tr w:rsidR="001E4132" w:rsidRPr="00665643" w:rsidTr="00F533C9">
        <w:trPr>
          <w:tblCellSpacing w:w="7" w:type="dxa"/>
        </w:trPr>
        <w:tc>
          <w:tcPr>
            <w:tcW w:w="0" w:type="auto"/>
            <w:shd w:val="clear" w:color="auto" w:fill="CCCCCC"/>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hint="eastAsia"/>
                <w:b/>
                <w:bCs/>
                <w:color w:val="252525"/>
                <w:kern w:val="0"/>
                <w:sz w:val="18"/>
                <w:szCs w:val="18"/>
              </w:rPr>
              <w:t>定义</w:t>
            </w:r>
          </w:p>
        </w:tc>
        <w:tc>
          <w:tcPr>
            <w:tcW w:w="0" w:type="auto"/>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hint="eastAsia"/>
                <w:b/>
                <w:bCs/>
                <w:color w:val="252525"/>
                <w:kern w:val="0"/>
                <w:sz w:val="18"/>
                <w:szCs w:val="18"/>
              </w:rPr>
              <w:t>电源正极</w:t>
            </w:r>
          </w:p>
        </w:tc>
        <w:tc>
          <w:tcPr>
            <w:tcW w:w="0" w:type="auto"/>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hint="eastAsia"/>
                <w:b/>
                <w:bCs/>
                <w:color w:val="252525"/>
                <w:kern w:val="0"/>
                <w:sz w:val="18"/>
                <w:szCs w:val="18"/>
              </w:rPr>
              <w:t>电源接地</w:t>
            </w:r>
          </w:p>
        </w:tc>
        <w:tc>
          <w:tcPr>
            <w:tcW w:w="0" w:type="auto"/>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232</w:t>
            </w:r>
            <w:r w:rsidRPr="00F533C9">
              <w:rPr>
                <w:rFonts w:ascii="Verdana" w:hAnsi="Verdana" w:cs="宋体" w:hint="eastAsia"/>
                <w:b/>
                <w:bCs/>
                <w:color w:val="252525"/>
                <w:kern w:val="0"/>
                <w:sz w:val="18"/>
                <w:szCs w:val="18"/>
              </w:rPr>
              <w:t>的</w:t>
            </w:r>
            <w:r w:rsidRPr="00F533C9">
              <w:rPr>
                <w:rFonts w:ascii="Verdana" w:hAnsi="Verdana" w:cs="宋体"/>
                <w:b/>
                <w:bCs/>
                <w:color w:val="252525"/>
                <w:kern w:val="0"/>
                <w:sz w:val="18"/>
                <w:szCs w:val="18"/>
              </w:rPr>
              <w:t>RXD</w:t>
            </w:r>
            <w:r w:rsidRPr="00F533C9">
              <w:rPr>
                <w:rFonts w:ascii="Verdana" w:hAnsi="Verdana" w:cs="宋体" w:hint="eastAsia"/>
                <w:color w:val="252525"/>
                <w:kern w:val="0"/>
                <w:sz w:val="18"/>
                <w:szCs w:val="18"/>
              </w:rPr>
              <w:t>（</w:t>
            </w:r>
            <w:r w:rsidRPr="00F533C9">
              <w:rPr>
                <w:rFonts w:ascii="Verdana" w:hAnsi="Verdana" w:cs="宋体"/>
                <w:color w:val="252525"/>
                <w:kern w:val="0"/>
                <w:sz w:val="18"/>
                <w:szCs w:val="18"/>
              </w:rPr>
              <w:t>out</w:t>
            </w:r>
            <w:r w:rsidRPr="00F533C9">
              <w:rPr>
                <w:rFonts w:ascii="Verdana" w:hAnsi="Verdana" w:cs="宋体" w:hint="eastAsia"/>
                <w:color w:val="252525"/>
                <w:kern w:val="0"/>
                <w:sz w:val="18"/>
                <w:szCs w:val="18"/>
              </w:rPr>
              <w:t>）</w:t>
            </w:r>
            <w:r w:rsidRPr="00F533C9">
              <w:rPr>
                <w:rFonts w:ascii="Verdana" w:hAnsi="Verdana" w:cs="宋体" w:hint="eastAsia"/>
                <w:b/>
                <w:bCs/>
                <w:color w:val="252525"/>
                <w:kern w:val="0"/>
                <w:sz w:val="18"/>
                <w:szCs w:val="18"/>
              </w:rPr>
              <w:t>或</w:t>
            </w:r>
            <w:r w:rsidRPr="00F533C9">
              <w:rPr>
                <w:rFonts w:ascii="Verdana" w:hAnsi="Verdana" w:cs="宋体"/>
                <w:b/>
                <w:bCs/>
                <w:color w:val="252525"/>
                <w:kern w:val="0"/>
                <w:sz w:val="18"/>
                <w:szCs w:val="18"/>
              </w:rPr>
              <w:t>485</w:t>
            </w:r>
            <w:r w:rsidRPr="00F533C9">
              <w:rPr>
                <w:rFonts w:ascii="Verdana" w:hAnsi="Verdana" w:cs="宋体" w:hint="eastAsia"/>
                <w:b/>
                <w:bCs/>
                <w:color w:val="252525"/>
                <w:kern w:val="0"/>
                <w:sz w:val="18"/>
                <w:szCs w:val="18"/>
              </w:rPr>
              <w:t>的</w:t>
            </w:r>
            <w:r w:rsidRPr="00F533C9">
              <w:rPr>
                <w:rFonts w:ascii="Verdana" w:hAnsi="Verdana" w:cs="宋体"/>
                <w:b/>
                <w:bCs/>
                <w:color w:val="252525"/>
                <w:kern w:val="0"/>
                <w:sz w:val="18"/>
                <w:szCs w:val="18"/>
              </w:rPr>
              <w:t>B</w:t>
            </w:r>
          </w:p>
        </w:tc>
        <w:tc>
          <w:tcPr>
            <w:tcW w:w="0" w:type="auto"/>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232</w:t>
            </w:r>
            <w:r w:rsidRPr="00F533C9">
              <w:rPr>
                <w:rFonts w:ascii="Verdana" w:hAnsi="Verdana" w:cs="宋体" w:hint="eastAsia"/>
                <w:b/>
                <w:bCs/>
                <w:color w:val="252525"/>
                <w:kern w:val="0"/>
                <w:sz w:val="18"/>
                <w:szCs w:val="18"/>
              </w:rPr>
              <w:t>的</w:t>
            </w:r>
            <w:r w:rsidRPr="00F533C9">
              <w:rPr>
                <w:rFonts w:ascii="Verdana" w:hAnsi="Verdana" w:cs="宋体"/>
                <w:b/>
                <w:bCs/>
                <w:color w:val="252525"/>
                <w:kern w:val="0"/>
                <w:sz w:val="18"/>
                <w:szCs w:val="18"/>
              </w:rPr>
              <w:t>TXD</w:t>
            </w:r>
            <w:r w:rsidRPr="00F533C9">
              <w:rPr>
                <w:rFonts w:ascii="Verdana" w:hAnsi="Verdana" w:cs="宋体" w:hint="eastAsia"/>
                <w:color w:val="252525"/>
                <w:kern w:val="0"/>
                <w:sz w:val="18"/>
                <w:szCs w:val="18"/>
              </w:rPr>
              <w:t>（</w:t>
            </w:r>
            <w:r w:rsidRPr="00F533C9">
              <w:rPr>
                <w:rFonts w:ascii="Verdana" w:hAnsi="Verdana" w:cs="宋体"/>
                <w:color w:val="252525"/>
                <w:kern w:val="0"/>
                <w:sz w:val="18"/>
                <w:szCs w:val="18"/>
              </w:rPr>
              <w:t>in</w:t>
            </w:r>
            <w:r w:rsidRPr="00F533C9">
              <w:rPr>
                <w:rFonts w:ascii="Verdana" w:hAnsi="Verdana" w:cs="宋体" w:hint="eastAsia"/>
                <w:color w:val="252525"/>
                <w:kern w:val="0"/>
                <w:sz w:val="18"/>
                <w:szCs w:val="18"/>
              </w:rPr>
              <w:t>）</w:t>
            </w:r>
            <w:r w:rsidRPr="00F533C9">
              <w:rPr>
                <w:rFonts w:ascii="Verdana" w:hAnsi="Verdana" w:cs="宋体" w:hint="eastAsia"/>
                <w:b/>
                <w:bCs/>
                <w:color w:val="252525"/>
                <w:kern w:val="0"/>
                <w:sz w:val="18"/>
                <w:szCs w:val="18"/>
              </w:rPr>
              <w:t>或</w:t>
            </w:r>
            <w:r w:rsidRPr="00F533C9">
              <w:rPr>
                <w:rFonts w:ascii="Verdana" w:hAnsi="Verdana" w:cs="宋体"/>
                <w:b/>
                <w:bCs/>
                <w:color w:val="252525"/>
                <w:kern w:val="0"/>
                <w:sz w:val="18"/>
                <w:szCs w:val="18"/>
              </w:rPr>
              <w:t>485</w:t>
            </w:r>
            <w:r w:rsidRPr="00F533C9">
              <w:rPr>
                <w:rFonts w:ascii="Verdana" w:hAnsi="Verdana" w:cs="宋体" w:hint="eastAsia"/>
                <w:b/>
                <w:bCs/>
                <w:color w:val="252525"/>
                <w:kern w:val="0"/>
                <w:sz w:val="18"/>
                <w:szCs w:val="18"/>
              </w:rPr>
              <w:t>的</w:t>
            </w:r>
            <w:r w:rsidRPr="00F533C9">
              <w:rPr>
                <w:rFonts w:ascii="Verdana" w:hAnsi="Verdana" w:cs="宋体"/>
                <w:b/>
                <w:bCs/>
                <w:color w:val="252525"/>
                <w:kern w:val="0"/>
                <w:sz w:val="18"/>
                <w:szCs w:val="18"/>
              </w:rPr>
              <w:t>A</w:t>
            </w:r>
          </w:p>
        </w:tc>
        <w:tc>
          <w:tcPr>
            <w:tcW w:w="0" w:type="auto"/>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232</w:t>
            </w:r>
            <w:r w:rsidRPr="00F533C9">
              <w:rPr>
                <w:rFonts w:ascii="Verdana" w:hAnsi="Verdana" w:cs="宋体" w:hint="eastAsia"/>
                <w:b/>
                <w:bCs/>
                <w:color w:val="252525"/>
                <w:kern w:val="0"/>
                <w:sz w:val="18"/>
                <w:szCs w:val="18"/>
              </w:rPr>
              <w:t>的</w:t>
            </w:r>
            <w:r w:rsidRPr="00F533C9">
              <w:rPr>
                <w:rFonts w:ascii="Verdana" w:hAnsi="Verdana" w:cs="宋体"/>
                <w:b/>
                <w:bCs/>
                <w:color w:val="252525"/>
                <w:kern w:val="0"/>
                <w:sz w:val="18"/>
                <w:szCs w:val="18"/>
              </w:rPr>
              <w:t>CTS</w:t>
            </w:r>
          </w:p>
        </w:tc>
        <w:tc>
          <w:tcPr>
            <w:tcW w:w="0" w:type="auto"/>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b/>
                <w:bCs/>
                <w:color w:val="252525"/>
                <w:kern w:val="0"/>
                <w:sz w:val="18"/>
                <w:szCs w:val="18"/>
              </w:rPr>
              <w:t>232</w:t>
            </w:r>
            <w:r w:rsidRPr="00F533C9">
              <w:rPr>
                <w:rFonts w:ascii="Verdana" w:hAnsi="Verdana" w:cs="宋体" w:hint="eastAsia"/>
                <w:b/>
                <w:bCs/>
                <w:color w:val="252525"/>
                <w:kern w:val="0"/>
                <w:sz w:val="18"/>
                <w:szCs w:val="18"/>
              </w:rPr>
              <w:t>的</w:t>
            </w:r>
            <w:r w:rsidRPr="00F533C9">
              <w:rPr>
                <w:rFonts w:ascii="Verdana" w:hAnsi="Verdana" w:cs="宋体"/>
                <w:b/>
                <w:bCs/>
                <w:color w:val="252525"/>
                <w:kern w:val="0"/>
                <w:sz w:val="18"/>
                <w:szCs w:val="18"/>
              </w:rPr>
              <w:t>RTS</w:t>
            </w:r>
          </w:p>
        </w:tc>
        <w:tc>
          <w:tcPr>
            <w:tcW w:w="0" w:type="auto"/>
            <w:shd w:val="clear" w:color="auto" w:fill="FFFFFF"/>
            <w:vAlign w:val="center"/>
          </w:tcPr>
          <w:p w:rsidR="001E4132" w:rsidRPr="00F533C9" w:rsidRDefault="001E4132" w:rsidP="00F533C9">
            <w:pPr>
              <w:widowControl/>
              <w:spacing w:line="270" w:lineRule="atLeast"/>
              <w:jc w:val="center"/>
              <w:rPr>
                <w:rFonts w:ascii="Verdana" w:hAnsi="Verdana" w:cs="宋体"/>
                <w:color w:val="252525"/>
                <w:kern w:val="0"/>
                <w:sz w:val="18"/>
                <w:szCs w:val="18"/>
              </w:rPr>
            </w:pPr>
            <w:r w:rsidRPr="00F533C9">
              <w:rPr>
                <w:rFonts w:ascii="Verdana" w:hAnsi="Verdana" w:cs="宋体" w:hint="eastAsia"/>
                <w:b/>
                <w:bCs/>
                <w:color w:val="252525"/>
                <w:kern w:val="0"/>
                <w:sz w:val="18"/>
                <w:szCs w:val="18"/>
              </w:rPr>
              <w:t>串口接地</w:t>
            </w:r>
          </w:p>
        </w:tc>
      </w:tr>
    </w:tbl>
    <w:p w:rsidR="001E4132" w:rsidRDefault="001E4132" w:rsidP="005A0F35">
      <w:pPr>
        <w:jc w:val="center"/>
      </w:pPr>
    </w:p>
    <w:p w:rsidR="001E4132" w:rsidRDefault="001E4132" w:rsidP="005A0F35">
      <w:pPr>
        <w:jc w:val="center"/>
      </w:pPr>
      <w:r>
        <w:rPr>
          <w:rFonts w:hint="eastAsia"/>
        </w:rPr>
        <w:t>表</w:t>
      </w:r>
      <w:r>
        <w:t>1-2</w:t>
      </w:r>
      <w:r>
        <w:rPr>
          <w:rFonts w:hint="eastAsia"/>
        </w:rPr>
        <w:t>：</w:t>
      </w:r>
      <w:r>
        <w:t>ZH</w:t>
      </w:r>
      <w:r w:rsidRPr="00A7168D">
        <w:t>-6</w:t>
      </w:r>
      <w:r>
        <w:t>610</w:t>
      </w:r>
      <w:r>
        <w:rPr>
          <w:rFonts w:hint="eastAsia"/>
        </w:rPr>
        <w:t>串口管脚定义</w:t>
      </w:r>
    </w:p>
    <w:p w:rsidR="001E4132" w:rsidRDefault="001E4132" w:rsidP="005A0F35"/>
    <w:p w:rsidR="001E4132" w:rsidRDefault="001E4132">
      <w:pPr>
        <w:widowControl/>
        <w:jc w:val="left"/>
      </w:pPr>
      <w:r>
        <w:br w:type="page"/>
      </w:r>
    </w:p>
    <w:p w:rsidR="001E4132" w:rsidRDefault="001E4132" w:rsidP="005A0F35"/>
    <w:p w:rsidR="001E4132" w:rsidRDefault="001E4132" w:rsidP="00465C72">
      <w:pPr>
        <w:pStyle w:val="2"/>
        <w:numPr>
          <w:ilvl w:val="1"/>
          <w:numId w:val="2"/>
        </w:numPr>
      </w:pPr>
      <w:bookmarkStart w:id="11" w:name="_Toc453504097"/>
      <w:r>
        <w:rPr>
          <w:rFonts w:hint="eastAsia"/>
        </w:rPr>
        <w:t>技术优势</w:t>
      </w:r>
      <w:bookmarkEnd w:id="11"/>
    </w:p>
    <w:p w:rsidR="001E4132" w:rsidRDefault="001E4132" w:rsidP="00465C72">
      <w:pPr>
        <w:pStyle w:val="a6"/>
        <w:ind w:left="876" w:firstLineChars="0" w:firstLine="0"/>
        <w:rPr>
          <w:rFonts w:ascii="宋体" w:cs="宋体"/>
        </w:rPr>
      </w:pPr>
      <w:r>
        <w:rPr>
          <w:rFonts w:ascii="宋体" w:hAnsi="宋体" w:cs="宋体" w:hint="eastAsia"/>
        </w:rPr>
        <w:t>振鸿伟业</w:t>
      </w:r>
      <w:r w:rsidRPr="00615919">
        <w:rPr>
          <w:rFonts w:ascii="宋体" w:hAnsi="宋体" w:cs="宋体"/>
        </w:rPr>
        <w:t xml:space="preserve"> </w:t>
      </w:r>
      <w:r>
        <w:t>ZH</w:t>
      </w:r>
      <w:r w:rsidRPr="00A7168D">
        <w:t>-6</w:t>
      </w:r>
      <w:r>
        <w:t>610</w:t>
      </w:r>
      <w:r w:rsidRPr="00615919">
        <w:rPr>
          <w:rFonts w:ascii="宋体" w:hAnsi="宋体" w:cs="宋体"/>
        </w:rPr>
        <w:t xml:space="preserve"> </w:t>
      </w:r>
      <w:r w:rsidRPr="00615919">
        <w:rPr>
          <w:rFonts w:ascii="宋体" w:hAnsi="宋体" w:cs="宋体" w:hint="eastAsia"/>
        </w:rPr>
        <w:t>支持</w:t>
      </w:r>
      <w:r w:rsidRPr="00615919">
        <w:rPr>
          <w:rFonts w:ascii="宋体" w:hAnsi="宋体" w:cs="宋体"/>
        </w:rPr>
        <w:t xml:space="preserve"> </w:t>
      </w:r>
      <w:r>
        <w:rPr>
          <w:rFonts w:ascii="宋体" w:hAnsi="宋体" w:cs="宋体"/>
        </w:rPr>
        <w:t>3G</w:t>
      </w:r>
      <w:r w:rsidRPr="00615919">
        <w:rPr>
          <w:rFonts w:ascii="宋体" w:hAnsi="宋体" w:cs="宋体"/>
        </w:rPr>
        <w:t xml:space="preserve"> </w:t>
      </w:r>
      <w:r w:rsidRPr="00615919">
        <w:rPr>
          <w:rFonts w:ascii="宋体" w:hAnsi="宋体" w:cs="宋体" w:hint="eastAsia"/>
        </w:rPr>
        <w:t>无线传输的同时，还支持</w:t>
      </w:r>
      <w:r w:rsidRPr="00615919">
        <w:rPr>
          <w:rFonts w:ascii="宋体" w:hAnsi="宋体" w:cs="宋体"/>
        </w:rPr>
        <w:t xml:space="preserve"> GPS </w:t>
      </w:r>
      <w:r w:rsidRPr="00615919">
        <w:rPr>
          <w:rFonts w:ascii="宋体" w:hAnsi="宋体" w:cs="宋体" w:hint="eastAsia"/>
        </w:rPr>
        <w:t>定位，二者的高度集成与配合使用，为塔吊监控、车辆管理、出租车租赁等同时需要数据传输以及精确定位的行业应用带来了福音。该产品工业化的硬件、可嵌入使用的设计以及使用上的高灵活度，为它带来了众目共睹的技术优势：</w:t>
      </w:r>
    </w:p>
    <w:p w:rsidR="001E4132" w:rsidRDefault="001E4132" w:rsidP="00465C72">
      <w:pPr>
        <w:pStyle w:val="a6"/>
        <w:ind w:left="876" w:firstLineChars="0" w:firstLine="0"/>
      </w:pPr>
    </w:p>
    <w:p w:rsidR="001E4132" w:rsidRDefault="001E4132" w:rsidP="0082047F">
      <w:pPr>
        <w:pStyle w:val="a6"/>
        <w:numPr>
          <w:ilvl w:val="0"/>
          <w:numId w:val="29"/>
        </w:numPr>
        <w:ind w:firstLineChars="0"/>
      </w:pPr>
      <w:r>
        <w:rPr>
          <w:rFonts w:ascii="宋体" w:hAnsi="宋体" w:cs="宋体" w:hint="eastAsia"/>
        </w:rPr>
        <w:t>体积小，接口灵活，便于集成；</w:t>
      </w:r>
    </w:p>
    <w:p w:rsidR="001E4132" w:rsidRDefault="001E4132" w:rsidP="0082047F">
      <w:pPr>
        <w:pStyle w:val="a6"/>
        <w:numPr>
          <w:ilvl w:val="0"/>
          <w:numId w:val="29"/>
        </w:numPr>
        <w:ind w:firstLineChars="0"/>
      </w:pPr>
      <w:r>
        <w:rPr>
          <w:rFonts w:hint="eastAsia"/>
        </w:rPr>
        <w:t>支持两端都是</w:t>
      </w:r>
      <w:r>
        <w:t>3G</w:t>
      </w:r>
      <w:r>
        <w:rPr>
          <w:rFonts w:hint="eastAsia"/>
        </w:rPr>
        <w:t>无线的点到点、多点到点通信；</w:t>
      </w:r>
    </w:p>
    <w:p w:rsidR="001E4132" w:rsidRDefault="001E4132" w:rsidP="0082047F">
      <w:pPr>
        <w:pStyle w:val="a6"/>
        <w:numPr>
          <w:ilvl w:val="0"/>
          <w:numId w:val="29"/>
        </w:numPr>
        <w:ind w:firstLineChars="0"/>
      </w:pPr>
      <w:r>
        <w:rPr>
          <w:rFonts w:hint="eastAsia"/>
        </w:rPr>
        <w:t>支持同时连接</w:t>
      </w:r>
      <w:r>
        <w:t>4</w:t>
      </w:r>
      <w:r>
        <w:rPr>
          <w:rFonts w:hint="eastAsia"/>
        </w:rPr>
        <w:t>个数据中心；</w:t>
      </w:r>
    </w:p>
    <w:p w:rsidR="001E4132" w:rsidRDefault="001E4132" w:rsidP="0082047F">
      <w:pPr>
        <w:pStyle w:val="a6"/>
        <w:numPr>
          <w:ilvl w:val="0"/>
          <w:numId w:val="29"/>
        </w:numPr>
        <w:ind w:firstLineChars="0"/>
      </w:pPr>
      <w:r>
        <w:rPr>
          <w:rFonts w:hint="eastAsia"/>
        </w:rPr>
        <w:t>支持发送短信功能；</w:t>
      </w:r>
    </w:p>
    <w:p w:rsidR="001E4132" w:rsidRDefault="001E4132" w:rsidP="0082047F">
      <w:pPr>
        <w:pStyle w:val="a6"/>
        <w:numPr>
          <w:ilvl w:val="0"/>
          <w:numId w:val="29"/>
        </w:numPr>
        <w:ind w:firstLineChars="0"/>
      </w:pPr>
      <w:r>
        <w:rPr>
          <w:rFonts w:hint="eastAsia"/>
        </w:rPr>
        <w:t>支持</w:t>
      </w:r>
      <w:r>
        <w:t>3G</w:t>
      </w:r>
      <w:r>
        <w:rPr>
          <w:rFonts w:hint="eastAsia"/>
        </w:rPr>
        <w:t>和短信切换备份通信功能；</w:t>
      </w:r>
    </w:p>
    <w:p w:rsidR="001E4132" w:rsidRDefault="001E4132" w:rsidP="0082047F">
      <w:pPr>
        <w:pStyle w:val="a6"/>
        <w:numPr>
          <w:ilvl w:val="0"/>
          <w:numId w:val="29"/>
        </w:numPr>
        <w:ind w:firstLineChars="0"/>
      </w:pPr>
      <w:r>
        <w:rPr>
          <w:rFonts w:hint="eastAsia"/>
        </w:rPr>
        <w:t>支持通过短信更改</w:t>
      </w:r>
      <w:r>
        <w:t>DTU</w:t>
      </w:r>
      <w:r>
        <w:rPr>
          <w:rFonts w:hint="eastAsia"/>
        </w:rPr>
        <w:t>配置项；</w:t>
      </w:r>
    </w:p>
    <w:p w:rsidR="001E4132" w:rsidRDefault="001E4132" w:rsidP="0082047F">
      <w:pPr>
        <w:pStyle w:val="a6"/>
        <w:numPr>
          <w:ilvl w:val="0"/>
          <w:numId w:val="29"/>
        </w:numPr>
        <w:ind w:firstLineChars="0"/>
      </w:pPr>
      <w:r>
        <w:rPr>
          <w:rFonts w:hint="eastAsia"/>
        </w:rPr>
        <w:t>支持服务器端远程更改</w:t>
      </w:r>
      <w:r>
        <w:t>DTU</w:t>
      </w:r>
      <w:r>
        <w:rPr>
          <w:rFonts w:hint="eastAsia"/>
        </w:rPr>
        <w:t>配置项；</w:t>
      </w:r>
    </w:p>
    <w:p w:rsidR="001E4132" w:rsidRDefault="001E4132" w:rsidP="0082047F">
      <w:pPr>
        <w:pStyle w:val="a6"/>
        <w:numPr>
          <w:ilvl w:val="0"/>
          <w:numId w:val="29"/>
        </w:numPr>
        <w:ind w:firstLineChars="0"/>
      </w:pPr>
      <w:r>
        <w:rPr>
          <w:rFonts w:hint="eastAsia"/>
        </w:rPr>
        <w:t>支持远程查询</w:t>
      </w:r>
      <w:r>
        <w:t>SIM</w:t>
      </w:r>
      <w:r>
        <w:rPr>
          <w:rFonts w:hint="eastAsia"/>
        </w:rPr>
        <w:t>卡手机号码，查询</w:t>
      </w:r>
      <w:r>
        <w:t>DTU</w:t>
      </w:r>
      <w:r>
        <w:rPr>
          <w:rFonts w:hint="eastAsia"/>
        </w:rPr>
        <w:t>中</w:t>
      </w:r>
      <w:r>
        <w:t>SIM</w:t>
      </w:r>
      <w:r>
        <w:rPr>
          <w:rFonts w:hint="eastAsia"/>
        </w:rPr>
        <w:t>卡余额、流量等信息；</w:t>
      </w:r>
    </w:p>
    <w:p w:rsidR="001E4132" w:rsidRDefault="001E4132" w:rsidP="0082047F">
      <w:pPr>
        <w:pStyle w:val="a6"/>
        <w:numPr>
          <w:ilvl w:val="0"/>
          <w:numId w:val="29"/>
        </w:numPr>
        <w:ind w:firstLineChars="0"/>
      </w:pPr>
      <w:r>
        <w:rPr>
          <w:rFonts w:hint="eastAsia"/>
        </w:rPr>
        <w:t>支持远程重启设备；</w:t>
      </w:r>
    </w:p>
    <w:p w:rsidR="001E4132" w:rsidRDefault="001E4132" w:rsidP="0082047F">
      <w:pPr>
        <w:pStyle w:val="a6"/>
        <w:numPr>
          <w:ilvl w:val="0"/>
          <w:numId w:val="29"/>
        </w:numPr>
        <w:ind w:firstLineChars="0"/>
      </w:pPr>
      <w:r>
        <w:rPr>
          <w:rFonts w:hint="eastAsia"/>
        </w:rPr>
        <w:t>支持</w:t>
      </w:r>
      <w:r>
        <w:t>3G APN</w:t>
      </w:r>
      <w:r>
        <w:rPr>
          <w:rFonts w:hint="eastAsia"/>
        </w:rPr>
        <w:t>名称自适应；</w:t>
      </w:r>
    </w:p>
    <w:p w:rsidR="001E4132" w:rsidRDefault="001E4132" w:rsidP="0082047F">
      <w:pPr>
        <w:pStyle w:val="a6"/>
        <w:numPr>
          <w:ilvl w:val="0"/>
          <w:numId w:val="29"/>
        </w:numPr>
        <w:ind w:firstLineChars="0"/>
      </w:pPr>
      <w:r>
        <w:rPr>
          <w:rFonts w:hint="eastAsia"/>
        </w:rPr>
        <w:t>支持</w:t>
      </w:r>
      <w:r>
        <w:t>LBS</w:t>
      </w:r>
      <w:r>
        <w:rPr>
          <w:rFonts w:hint="eastAsia"/>
        </w:rPr>
        <w:t>位置定位功能；</w:t>
      </w:r>
    </w:p>
    <w:p w:rsidR="001E4132" w:rsidRDefault="001E4132" w:rsidP="0082047F">
      <w:pPr>
        <w:pStyle w:val="a6"/>
        <w:numPr>
          <w:ilvl w:val="0"/>
          <w:numId w:val="29"/>
        </w:numPr>
        <w:ind w:firstLineChars="0"/>
      </w:pPr>
      <w:r>
        <w:rPr>
          <w:rFonts w:hint="eastAsia"/>
        </w:rPr>
        <w:t>支持串口通，虚拟串口完全零编程。</w:t>
      </w:r>
    </w:p>
    <w:p w:rsidR="001E4132" w:rsidRDefault="001E4132" w:rsidP="00615919">
      <w:pPr>
        <w:pStyle w:val="a6"/>
        <w:numPr>
          <w:ilvl w:val="0"/>
          <w:numId w:val="29"/>
        </w:numPr>
        <w:ind w:firstLineChars="0"/>
      </w:pPr>
      <w:r>
        <w:rPr>
          <w:rFonts w:hint="eastAsia"/>
        </w:rPr>
        <w:t>支持</w:t>
      </w:r>
      <w:r>
        <w:t xml:space="preserve"> GPS </w:t>
      </w:r>
      <w:r>
        <w:rPr>
          <w:rFonts w:hint="eastAsia"/>
        </w:rPr>
        <w:t>信息主动上报，上报间隔可设；</w:t>
      </w:r>
      <w:r>
        <w:t xml:space="preserve"> </w:t>
      </w:r>
    </w:p>
    <w:p w:rsidR="001E4132" w:rsidRDefault="001E4132" w:rsidP="00615919">
      <w:pPr>
        <w:pStyle w:val="a6"/>
        <w:numPr>
          <w:ilvl w:val="0"/>
          <w:numId w:val="29"/>
        </w:numPr>
        <w:ind w:firstLineChars="0"/>
      </w:pPr>
      <w:r>
        <w:rPr>
          <w:rFonts w:hint="eastAsia"/>
        </w:rPr>
        <w:t>支持</w:t>
      </w:r>
      <w:r>
        <w:t xml:space="preserve"> AT </w:t>
      </w:r>
      <w:r>
        <w:rPr>
          <w:rFonts w:hint="eastAsia"/>
        </w:rPr>
        <w:t>命令查询</w:t>
      </w:r>
      <w:r>
        <w:t xml:space="preserve"> GPS </w:t>
      </w:r>
      <w:r>
        <w:rPr>
          <w:rFonts w:hint="eastAsia"/>
        </w:rPr>
        <w:t>信息。</w:t>
      </w:r>
    </w:p>
    <w:p w:rsidR="001E4132" w:rsidRDefault="001E4132">
      <w:pPr>
        <w:widowControl/>
        <w:jc w:val="left"/>
      </w:pPr>
      <w:r>
        <w:br w:type="page"/>
      </w:r>
    </w:p>
    <w:p w:rsidR="001E4132" w:rsidRDefault="001E4132" w:rsidP="00A71145">
      <w:pPr>
        <w:pStyle w:val="a6"/>
        <w:ind w:left="1710" w:firstLineChars="0" w:firstLine="0"/>
      </w:pPr>
    </w:p>
    <w:p w:rsidR="001E4132" w:rsidRDefault="001E4132" w:rsidP="005A0F35">
      <w:pPr>
        <w:pStyle w:val="2"/>
        <w:numPr>
          <w:ilvl w:val="1"/>
          <w:numId w:val="2"/>
        </w:numPr>
      </w:pPr>
      <w:bookmarkStart w:id="12" w:name="_Toc453504098"/>
      <w:r>
        <w:rPr>
          <w:rFonts w:hint="eastAsia"/>
        </w:rPr>
        <w:t>典型应用</w:t>
      </w:r>
      <w:bookmarkEnd w:id="12"/>
    </w:p>
    <w:p w:rsidR="001E4132" w:rsidRPr="005A0F35" w:rsidRDefault="001E4132" w:rsidP="005A0F35">
      <w:pPr>
        <w:pStyle w:val="a6"/>
        <w:ind w:left="876" w:firstLineChars="0" w:firstLine="0"/>
      </w:pPr>
    </w:p>
    <w:p w:rsidR="001E4132" w:rsidRDefault="005D0175" w:rsidP="0040745A">
      <w:pPr>
        <w:jc w:val="center"/>
      </w:pPr>
      <w:r>
        <w:rPr>
          <w:noProof/>
        </w:rPr>
        <w:pict>
          <v:shape id="图片 53" o:spid="_x0000_i1036" type="#_x0000_t75" style="width:414.2pt;height:203.1pt;visibility:visible">
            <v:imagedata r:id="rId27" o:title=""/>
          </v:shape>
        </w:pict>
      </w:r>
    </w:p>
    <w:p w:rsidR="001E4132" w:rsidRDefault="001E4132" w:rsidP="0040745A">
      <w:pPr>
        <w:jc w:val="center"/>
      </w:pPr>
      <w:r>
        <w:rPr>
          <w:rFonts w:hint="eastAsia"/>
        </w:rPr>
        <w:t>图</w:t>
      </w:r>
      <w:r>
        <w:t>1-12</w:t>
      </w:r>
      <w:r>
        <w:rPr>
          <w:rFonts w:hint="eastAsia"/>
        </w:rPr>
        <w:t>：</w:t>
      </w:r>
      <w:r>
        <w:t>ZH</w:t>
      </w:r>
      <w:r w:rsidRPr="00A7168D">
        <w:t>-6</w:t>
      </w:r>
      <w:r>
        <w:t>610</w:t>
      </w:r>
      <w:r>
        <w:rPr>
          <w:rFonts w:hint="eastAsia"/>
        </w:rPr>
        <w:t>多点到中心</w:t>
      </w:r>
    </w:p>
    <w:p w:rsidR="001E4132" w:rsidRDefault="001E4132" w:rsidP="0040745A">
      <w:pPr>
        <w:jc w:val="center"/>
      </w:pPr>
    </w:p>
    <w:p w:rsidR="001E4132" w:rsidRDefault="001E4132" w:rsidP="0040745A">
      <w:pPr>
        <w:widowControl/>
        <w:jc w:val="left"/>
      </w:pPr>
      <w:r>
        <w:br w:type="page"/>
      </w:r>
    </w:p>
    <w:p w:rsidR="001E4132" w:rsidRDefault="001E4132" w:rsidP="0040745A">
      <w:pPr>
        <w:pStyle w:val="1"/>
        <w:numPr>
          <w:ilvl w:val="0"/>
          <w:numId w:val="1"/>
        </w:numPr>
      </w:pPr>
      <w:bookmarkStart w:id="13" w:name="_Toc453504099"/>
      <w:r>
        <w:rPr>
          <w:rFonts w:hint="eastAsia"/>
        </w:rPr>
        <w:t>设备配置</w:t>
      </w:r>
      <w:bookmarkEnd w:id="13"/>
    </w:p>
    <w:p w:rsidR="001E4132" w:rsidRDefault="001E4132" w:rsidP="0040745A">
      <w:pPr>
        <w:pStyle w:val="a6"/>
        <w:ind w:left="1545" w:firstLineChars="0" w:firstLine="0"/>
      </w:pPr>
      <w:r>
        <w:rPr>
          <w:rFonts w:hint="eastAsia"/>
        </w:rPr>
        <w:t>本章主要介绍</w:t>
      </w:r>
      <w:r>
        <w:t>ZH</w:t>
      </w:r>
      <w:r w:rsidRPr="00A7168D">
        <w:t>-6</w:t>
      </w:r>
      <w:r>
        <w:t>610</w:t>
      </w:r>
      <w:r>
        <w:rPr>
          <w:rFonts w:hint="eastAsia"/>
        </w:rPr>
        <w:t>的使用方法及参数介绍。</w:t>
      </w:r>
    </w:p>
    <w:p w:rsidR="001E4132" w:rsidRDefault="001E4132" w:rsidP="0040745A">
      <w:pPr>
        <w:pStyle w:val="a6"/>
        <w:ind w:left="1545" w:firstLineChars="0" w:firstLine="0"/>
      </w:pPr>
      <w:r>
        <w:t>1</w:t>
      </w:r>
      <w:r>
        <w:rPr>
          <w:rFonts w:hint="eastAsia"/>
        </w:rPr>
        <w:t>、配置方法</w:t>
      </w:r>
    </w:p>
    <w:p w:rsidR="001E4132" w:rsidRDefault="001E4132" w:rsidP="0040745A">
      <w:pPr>
        <w:pStyle w:val="a6"/>
        <w:ind w:left="1545" w:firstLineChars="0" w:firstLine="0"/>
      </w:pPr>
      <w:r>
        <w:t>2</w:t>
      </w:r>
      <w:r>
        <w:rPr>
          <w:rFonts w:hint="eastAsia"/>
        </w:rPr>
        <w:t>、参数介绍</w:t>
      </w:r>
    </w:p>
    <w:p w:rsidR="001E4132" w:rsidRDefault="001E4132" w:rsidP="0040745A">
      <w:pPr>
        <w:pStyle w:val="a6"/>
        <w:ind w:left="1545" w:firstLineChars="0" w:firstLine="0"/>
      </w:pPr>
      <w:r>
        <w:t>3</w:t>
      </w:r>
      <w:r>
        <w:rPr>
          <w:rFonts w:hint="eastAsia"/>
        </w:rPr>
        <w:t>、恢复出厂设置</w:t>
      </w:r>
    </w:p>
    <w:p w:rsidR="001E4132" w:rsidRDefault="001E4132" w:rsidP="0040745A">
      <w:pPr>
        <w:pStyle w:val="a6"/>
        <w:ind w:left="1545" w:firstLineChars="0" w:firstLine="0"/>
      </w:pPr>
      <w:r>
        <w:t>4</w:t>
      </w:r>
      <w:r>
        <w:rPr>
          <w:rFonts w:hint="eastAsia"/>
        </w:rPr>
        <w:t>、固件更新</w:t>
      </w:r>
    </w:p>
    <w:p w:rsidR="001E4132" w:rsidRDefault="001E4132" w:rsidP="0040745A">
      <w:pPr>
        <w:pStyle w:val="a6"/>
        <w:ind w:left="1545" w:firstLineChars="0" w:firstLine="0"/>
      </w:pPr>
      <w:r>
        <w:t>5</w:t>
      </w:r>
      <w:r>
        <w:rPr>
          <w:rFonts w:hint="eastAsia"/>
        </w:rPr>
        <w:t>、远程配置</w:t>
      </w:r>
    </w:p>
    <w:p w:rsidR="001E4132" w:rsidRDefault="005D0175" w:rsidP="0040745A">
      <w:r>
        <w:rPr>
          <w:noProof/>
        </w:rPr>
        <w:pict>
          <v:line id="直接连接符 35" o:spid="_x0000_s1035" style="position:absolute;left:0;text-align:left;flip:y;z-index:6;visibility:visible;mso-wrap-distance-top:-3e-5mm;mso-wrap-distance-bottom:-3e-5mm" from="47.25pt,9pt" to="419.25pt,9pt" strokecolor="windowText" strokeweight="1.5pt">
            <v:stroke opacity="19789f" joinstyle="miter"/>
            <o:lock v:ext="edit" shapetype="f"/>
          </v:line>
        </w:pict>
      </w:r>
    </w:p>
    <w:p w:rsidR="001E4132" w:rsidRDefault="001E4132" w:rsidP="0040745A"/>
    <w:p w:rsidR="001E4132" w:rsidRDefault="001E4132" w:rsidP="00F845DB">
      <w:pPr>
        <w:pStyle w:val="2"/>
        <w:ind w:firstLineChars="100" w:firstLine="321"/>
      </w:pPr>
      <w:bookmarkStart w:id="14" w:name="_Toc453504100"/>
      <w:r>
        <w:t xml:space="preserve">2.1 </w:t>
      </w:r>
      <w:r>
        <w:rPr>
          <w:rFonts w:hint="eastAsia"/>
        </w:rPr>
        <w:t>配置方法</w:t>
      </w:r>
      <w:bookmarkEnd w:id="14"/>
    </w:p>
    <w:p w:rsidR="001E4132" w:rsidRDefault="001E4132" w:rsidP="00F845DB">
      <w:pPr>
        <w:pStyle w:val="3"/>
        <w:ind w:firstLineChars="300" w:firstLine="843"/>
        <w:rPr>
          <w:sz w:val="28"/>
          <w:szCs w:val="28"/>
        </w:rPr>
      </w:pPr>
      <w:bookmarkStart w:id="15" w:name="_Toc453504101"/>
      <w:smartTag w:uri="urn:schemas-microsoft-com:office:smarttags" w:element="chsdate">
        <w:smartTagPr>
          <w:attr w:name="IsROCDate" w:val="False"/>
          <w:attr w:name="IsLunarDate" w:val="False"/>
          <w:attr w:name="Day" w:val="30"/>
          <w:attr w:name="Month" w:val="12"/>
          <w:attr w:name="Year" w:val="1899"/>
        </w:smartTagPr>
        <w:r w:rsidRPr="00AB72A0">
          <w:rPr>
            <w:sz w:val="28"/>
            <w:szCs w:val="28"/>
          </w:rPr>
          <w:t>2.1.1</w:t>
        </w:r>
      </w:smartTag>
      <w:r w:rsidRPr="00AB72A0">
        <w:rPr>
          <w:sz w:val="28"/>
          <w:szCs w:val="28"/>
        </w:rPr>
        <w:t xml:space="preserve"> </w:t>
      </w:r>
      <w:r w:rsidRPr="00AB72A0">
        <w:rPr>
          <w:rFonts w:hint="eastAsia"/>
          <w:sz w:val="28"/>
          <w:szCs w:val="28"/>
        </w:rPr>
        <w:t>准备工作</w:t>
      </w:r>
      <w:bookmarkEnd w:id="15"/>
    </w:p>
    <w:p w:rsidR="001E4132" w:rsidRDefault="001E4132" w:rsidP="0040745A">
      <w:pPr>
        <w:pStyle w:val="a6"/>
        <w:numPr>
          <w:ilvl w:val="0"/>
          <w:numId w:val="9"/>
        </w:numPr>
        <w:ind w:firstLineChars="0"/>
      </w:pPr>
      <w:r>
        <w:rPr>
          <w:rFonts w:hint="eastAsia"/>
        </w:rPr>
        <w:t>九针九孔</w:t>
      </w:r>
      <w:r>
        <w:rPr>
          <w:rFonts w:ascii="宋体" w:hAnsi="宋体" w:cs="宋体" w:hint="eastAsia"/>
        </w:rPr>
        <w:t>串口线，用于连接</w:t>
      </w:r>
      <w:r>
        <w:rPr>
          <w:rFonts w:ascii="宋体" w:hAnsi="宋体" w:cs="宋体"/>
        </w:rPr>
        <w:t xml:space="preserve"> </w:t>
      </w:r>
      <w:r>
        <w:t>ZH</w:t>
      </w:r>
      <w:r w:rsidRPr="00A7168D">
        <w:t>-6</w:t>
      </w:r>
      <w:r>
        <w:t xml:space="preserve">610 </w:t>
      </w:r>
      <w:r>
        <w:rPr>
          <w:rFonts w:ascii="宋体" w:hAnsi="宋体" w:cs="宋体" w:hint="eastAsia"/>
        </w:rPr>
        <w:t>与电脑</w:t>
      </w:r>
      <w:r>
        <w:rPr>
          <w:rFonts w:hint="eastAsia"/>
        </w:rPr>
        <w:t>；</w:t>
      </w:r>
    </w:p>
    <w:p w:rsidR="001E4132" w:rsidRDefault="001E4132" w:rsidP="0040745A">
      <w:pPr>
        <w:pStyle w:val="a6"/>
        <w:numPr>
          <w:ilvl w:val="0"/>
          <w:numId w:val="9"/>
        </w:numPr>
        <w:ind w:firstLineChars="0"/>
      </w:pPr>
      <w:r>
        <w:t>3G</w:t>
      </w:r>
      <w:r>
        <w:rPr>
          <w:rFonts w:hint="eastAsia"/>
        </w:rPr>
        <w:t>吸盘天线；</w:t>
      </w:r>
    </w:p>
    <w:p w:rsidR="001E4132" w:rsidRDefault="001E4132" w:rsidP="0040745A">
      <w:pPr>
        <w:pStyle w:val="a6"/>
        <w:numPr>
          <w:ilvl w:val="0"/>
          <w:numId w:val="9"/>
        </w:numPr>
        <w:ind w:firstLineChars="0"/>
      </w:pPr>
      <w:r>
        <w:rPr>
          <w:rFonts w:ascii="宋体" w:hAnsi="宋体" w:cs="宋体" w:hint="eastAsia"/>
        </w:rPr>
        <w:t>电源适配器</w:t>
      </w:r>
      <w:r>
        <w:rPr>
          <w:rFonts w:hint="eastAsia"/>
        </w:rPr>
        <w:t>；</w:t>
      </w:r>
    </w:p>
    <w:p w:rsidR="001E4132" w:rsidRDefault="001E4132" w:rsidP="0040745A">
      <w:pPr>
        <w:pStyle w:val="a6"/>
        <w:numPr>
          <w:ilvl w:val="0"/>
          <w:numId w:val="9"/>
        </w:numPr>
        <w:ind w:firstLineChars="0"/>
      </w:pPr>
      <w:r>
        <w:rPr>
          <w:rFonts w:hint="eastAsia"/>
        </w:rPr>
        <w:t>一张</w:t>
      </w:r>
      <w:r>
        <w:t>SIM</w:t>
      </w:r>
      <w:r>
        <w:rPr>
          <w:rFonts w:hint="eastAsia"/>
        </w:rPr>
        <w:t>卡，中国移动或者中国联通的，开通上网流量功能并且能通过</w:t>
      </w:r>
      <w:r>
        <w:t>NET</w:t>
      </w:r>
      <w:r>
        <w:rPr>
          <w:rFonts w:hint="eastAsia"/>
        </w:rPr>
        <w:t>直接访问互联网。</w:t>
      </w:r>
    </w:p>
    <w:p w:rsidR="001E4132" w:rsidRDefault="001E4132" w:rsidP="0040745A"/>
    <w:p w:rsidR="001E4132" w:rsidRDefault="001E4132" w:rsidP="00F845DB">
      <w:pPr>
        <w:pStyle w:val="3"/>
        <w:ind w:firstLineChars="300" w:firstLine="843"/>
        <w:rPr>
          <w:sz w:val="28"/>
          <w:szCs w:val="28"/>
        </w:rPr>
      </w:pPr>
      <w:bookmarkStart w:id="16" w:name="_Toc453504102"/>
      <w:smartTag w:uri="urn:schemas-microsoft-com:office:smarttags" w:element="chsdate">
        <w:smartTagPr>
          <w:attr w:name="IsROCDate" w:val="False"/>
          <w:attr w:name="IsLunarDate" w:val="False"/>
          <w:attr w:name="Day" w:val="30"/>
          <w:attr w:name="Month" w:val="12"/>
          <w:attr w:name="Year" w:val="1899"/>
        </w:smartTagPr>
        <w:r w:rsidRPr="00AB72A0">
          <w:rPr>
            <w:sz w:val="28"/>
            <w:szCs w:val="28"/>
          </w:rPr>
          <w:t>2.1.2</w:t>
        </w:r>
      </w:smartTag>
      <w:r w:rsidRPr="00AB72A0">
        <w:rPr>
          <w:sz w:val="28"/>
          <w:szCs w:val="28"/>
        </w:rPr>
        <w:t xml:space="preserve"> </w:t>
      </w:r>
      <w:r w:rsidRPr="00AB72A0">
        <w:rPr>
          <w:rFonts w:hint="eastAsia"/>
          <w:sz w:val="28"/>
          <w:szCs w:val="28"/>
        </w:rPr>
        <w:t>配置</w:t>
      </w:r>
      <w:r>
        <w:rPr>
          <w:sz w:val="28"/>
          <w:szCs w:val="28"/>
        </w:rPr>
        <w:t>ZH</w:t>
      </w:r>
      <w:r w:rsidRPr="00AB72A0">
        <w:rPr>
          <w:sz w:val="28"/>
          <w:szCs w:val="28"/>
        </w:rPr>
        <w:t>-</w:t>
      </w:r>
      <w:r>
        <w:rPr>
          <w:sz w:val="28"/>
          <w:szCs w:val="28"/>
        </w:rPr>
        <w:t>6610</w:t>
      </w:r>
      <w:bookmarkEnd w:id="16"/>
    </w:p>
    <w:p w:rsidR="001E4132" w:rsidRDefault="001E4132" w:rsidP="00615919">
      <w:pPr>
        <w:pStyle w:val="a6"/>
        <w:numPr>
          <w:ilvl w:val="0"/>
          <w:numId w:val="10"/>
        </w:numPr>
        <w:ind w:firstLineChars="0"/>
      </w:pPr>
      <w:r w:rsidRPr="00615919">
        <w:rPr>
          <w:rFonts w:hint="eastAsia"/>
        </w:rPr>
        <w:t>使用九针九孔串口线连接</w:t>
      </w:r>
      <w:r w:rsidRPr="00615919">
        <w:t xml:space="preserve"> </w:t>
      </w:r>
      <w:r>
        <w:t>ZH</w:t>
      </w:r>
      <w:r w:rsidRPr="00A7168D">
        <w:t>-6</w:t>
      </w:r>
      <w:r>
        <w:t>610</w:t>
      </w:r>
      <w:r w:rsidRPr="00615919">
        <w:t xml:space="preserve"> </w:t>
      </w:r>
      <w:r w:rsidRPr="00615919">
        <w:rPr>
          <w:rFonts w:hint="eastAsia"/>
        </w:rPr>
        <w:t>与电脑（</w:t>
      </w:r>
      <w:r w:rsidRPr="0068636B">
        <w:rPr>
          <w:rFonts w:hint="eastAsia"/>
          <w:color w:val="323E4F"/>
        </w:rPr>
        <w:t>若</w:t>
      </w:r>
      <w:r>
        <w:t>ZH</w:t>
      </w:r>
      <w:r w:rsidRPr="00A7168D">
        <w:t>-6</w:t>
      </w:r>
      <w:r>
        <w:t>610</w:t>
      </w:r>
      <w:r w:rsidRPr="0068636B">
        <w:rPr>
          <w:color w:val="323E4F"/>
        </w:rPr>
        <w:t xml:space="preserve"> </w:t>
      </w:r>
      <w:r w:rsidRPr="0068636B">
        <w:rPr>
          <w:rFonts w:hint="eastAsia"/>
          <w:color w:val="323E4F"/>
        </w:rPr>
        <w:t>是</w:t>
      </w:r>
      <w:r w:rsidRPr="0068636B">
        <w:rPr>
          <w:color w:val="323E4F"/>
        </w:rPr>
        <w:t xml:space="preserve"> RS485 </w:t>
      </w:r>
      <w:r w:rsidRPr="0068636B">
        <w:rPr>
          <w:rFonts w:hint="eastAsia"/>
          <w:color w:val="323E4F"/>
        </w:rPr>
        <w:t>接口的，需要接个</w:t>
      </w:r>
      <w:r w:rsidRPr="0068636B">
        <w:rPr>
          <w:color w:val="323E4F"/>
        </w:rPr>
        <w:t xml:space="preserve"> 485 </w:t>
      </w:r>
      <w:r w:rsidRPr="0068636B">
        <w:rPr>
          <w:rFonts w:hint="eastAsia"/>
          <w:color w:val="323E4F"/>
        </w:rPr>
        <w:t>转</w:t>
      </w:r>
      <w:r w:rsidRPr="0068636B">
        <w:rPr>
          <w:color w:val="323E4F"/>
        </w:rPr>
        <w:t xml:space="preserve"> 232 </w:t>
      </w:r>
      <w:r w:rsidRPr="0068636B">
        <w:rPr>
          <w:rFonts w:hint="eastAsia"/>
          <w:color w:val="323E4F"/>
        </w:rPr>
        <w:t>的转接器，先将</w:t>
      </w:r>
      <w:r w:rsidRPr="0068636B">
        <w:rPr>
          <w:color w:val="323E4F"/>
        </w:rPr>
        <w:t xml:space="preserve"> RS485 </w:t>
      </w:r>
      <w:r w:rsidRPr="0068636B">
        <w:rPr>
          <w:rFonts w:hint="eastAsia"/>
          <w:color w:val="323E4F"/>
        </w:rPr>
        <w:t>接口转换为</w:t>
      </w:r>
      <w:r w:rsidRPr="0068636B">
        <w:rPr>
          <w:color w:val="323E4F"/>
        </w:rPr>
        <w:t xml:space="preserve"> RS232 </w:t>
      </w:r>
      <w:r w:rsidRPr="0068636B">
        <w:rPr>
          <w:rFonts w:hint="eastAsia"/>
          <w:color w:val="323E4F"/>
        </w:rPr>
        <w:t>接口再连接到电脑上，具体接线方式见</w:t>
      </w:r>
      <w:r w:rsidR="005D0175">
        <w:fldChar w:fldCharType="begin"/>
      </w:r>
      <w:r w:rsidR="005D0175">
        <w:instrText>HYPERLINK \l "_</w:instrText>
      </w:r>
      <w:r w:rsidR="005D0175">
        <w:instrText>附录</w:instrText>
      </w:r>
      <w:r w:rsidR="005D0175">
        <w:instrText>3</w:instrText>
      </w:r>
      <w:r w:rsidR="005D0175">
        <w:instrText>：</w:instrText>
      </w:r>
      <w:r w:rsidR="005D0175">
        <w:instrText>RS-485</w:instrText>
      </w:r>
      <w:r w:rsidR="005D0175">
        <w:instrText>转</w:instrText>
      </w:r>
      <w:r w:rsidR="005D0175">
        <w:instrText>RS-232</w:instrText>
      </w:r>
      <w:r w:rsidR="005D0175">
        <w:instrText>接线方式</w:instrText>
      </w:r>
      <w:r w:rsidR="005D0175">
        <w:instrText>_1"</w:instrText>
      </w:r>
      <w:r w:rsidR="005D0175">
        <w:fldChar w:fldCharType="separate"/>
      </w:r>
      <w:r w:rsidRPr="00381FD4">
        <w:rPr>
          <w:rStyle w:val="a5"/>
          <w:rFonts w:hint="eastAsia"/>
          <w:color w:val="034990"/>
        </w:rPr>
        <w:t>附录</w:t>
      </w:r>
      <w:r w:rsidRPr="00381FD4">
        <w:rPr>
          <w:rStyle w:val="a5"/>
          <w:color w:val="034990"/>
        </w:rPr>
        <w:t>3</w:t>
      </w:r>
      <w:r w:rsidRPr="00381FD4">
        <w:rPr>
          <w:rStyle w:val="a5"/>
          <w:rFonts w:hint="eastAsia"/>
          <w:color w:val="034990"/>
        </w:rPr>
        <w:t>：</w:t>
      </w:r>
      <w:r w:rsidRPr="00381FD4">
        <w:rPr>
          <w:rStyle w:val="a5"/>
          <w:color w:val="034990"/>
        </w:rPr>
        <w:t>RS-485</w:t>
      </w:r>
      <w:r w:rsidRPr="00381FD4">
        <w:rPr>
          <w:rStyle w:val="a5"/>
          <w:rFonts w:hint="eastAsia"/>
          <w:color w:val="034990"/>
        </w:rPr>
        <w:t>转</w:t>
      </w:r>
      <w:r w:rsidRPr="00381FD4">
        <w:rPr>
          <w:rStyle w:val="a5"/>
          <w:color w:val="034990"/>
        </w:rPr>
        <w:t>RS-232</w:t>
      </w:r>
      <w:r w:rsidRPr="00381FD4">
        <w:rPr>
          <w:rStyle w:val="a5"/>
          <w:rFonts w:hint="eastAsia"/>
          <w:color w:val="034990"/>
        </w:rPr>
        <w:t>接线方式</w:t>
      </w:r>
      <w:r w:rsidR="005D0175">
        <w:fldChar w:fldCharType="end"/>
      </w:r>
      <w:r w:rsidRPr="00615919">
        <w:rPr>
          <w:rFonts w:hint="eastAsia"/>
        </w:rPr>
        <w:t>）；</w:t>
      </w:r>
    </w:p>
    <w:p w:rsidR="001E4132" w:rsidRDefault="001E4132" w:rsidP="00A352A6"/>
    <w:p w:rsidR="001E4132" w:rsidRDefault="001E4132" w:rsidP="003A1107">
      <w:pPr>
        <w:pStyle w:val="a6"/>
        <w:numPr>
          <w:ilvl w:val="0"/>
          <w:numId w:val="10"/>
        </w:numPr>
        <w:ind w:firstLineChars="0"/>
      </w:pPr>
      <w:r w:rsidRPr="003A1107">
        <w:rPr>
          <w:rFonts w:hint="eastAsia"/>
        </w:rPr>
        <w:t>用鼠标左键双击</w:t>
      </w:r>
      <w:r>
        <w:rPr>
          <w:rFonts w:hint="eastAsia"/>
        </w:rPr>
        <w:t>图标</w:t>
      </w:r>
      <w:r w:rsidR="005D0175">
        <w:rPr>
          <w:noProof/>
        </w:rPr>
        <w:pict>
          <v:shape id="图片 2817" o:spid="_x0000_i1037" type="#_x0000_t75" style="width:50.2pt;height:66.65pt;visibility:visible">
            <v:imagedata r:id="rId28" o:title=""/>
          </v:shape>
        </w:pict>
      </w:r>
      <w:r>
        <w:rPr>
          <w:rFonts w:hint="eastAsia"/>
        </w:rPr>
        <w:t>，打开</w:t>
      </w:r>
      <w:r>
        <w:t>DTU</w:t>
      </w:r>
      <w:r>
        <w:rPr>
          <w:rFonts w:hint="eastAsia"/>
        </w:rPr>
        <w:t>配置软件，界面如图</w:t>
      </w:r>
      <w:r>
        <w:t>2-1</w:t>
      </w:r>
      <w:r>
        <w:rPr>
          <w:rFonts w:hint="eastAsia"/>
        </w:rPr>
        <w:t>所示：</w:t>
      </w:r>
    </w:p>
    <w:p w:rsidR="001E4132" w:rsidRDefault="005D0175" w:rsidP="0040745A">
      <w:pPr>
        <w:pStyle w:val="a6"/>
        <w:ind w:left="1890" w:firstLineChars="0" w:firstLine="0"/>
      </w:pPr>
      <w:r>
        <w:rPr>
          <w:noProof/>
        </w:rPr>
        <w:lastRenderedPageBreak/>
        <w:pict>
          <v:shape id="图片 2818" o:spid="_x0000_i1038" type="#_x0000_t75" style="width:326.2pt;height:270.2pt;visibility:visible">
            <v:imagedata r:id="rId29" o:title=""/>
          </v:shape>
        </w:pict>
      </w:r>
    </w:p>
    <w:p w:rsidR="001E4132" w:rsidRDefault="001E4132" w:rsidP="0040745A">
      <w:pPr>
        <w:pStyle w:val="a6"/>
        <w:ind w:left="1890" w:firstLineChars="0" w:firstLine="0"/>
        <w:jc w:val="center"/>
      </w:pPr>
      <w:r>
        <w:rPr>
          <w:rFonts w:hint="eastAsia"/>
        </w:rPr>
        <w:t>图</w:t>
      </w:r>
      <w:r>
        <w:t>2-1</w:t>
      </w:r>
      <w:r>
        <w:rPr>
          <w:rFonts w:hint="eastAsia"/>
        </w:rPr>
        <w:t>：设置串口号</w:t>
      </w:r>
    </w:p>
    <w:p w:rsidR="001E4132" w:rsidRDefault="001E4132" w:rsidP="003A1107">
      <w:pPr>
        <w:pStyle w:val="a6"/>
        <w:ind w:left="1890" w:firstLineChars="0" w:firstLine="0"/>
      </w:pPr>
    </w:p>
    <w:p w:rsidR="001E4132" w:rsidRPr="003A1107" w:rsidRDefault="001E4132" w:rsidP="003A1107">
      <w:pPr>
        <w:pStyle w:val="a6"/>
        <w:numPr>
          <w:ilvl w:val="0"/>
          <w:numId w:val="10"/>
        </w:numPr>
        <w:ind w:firstLineChars="0"/>
      </w:pPr>
      <w:r>
        <w:rPr>
          <w:rFonts w:hint="eastAsia"/>
        </w:rPr>
        <w:t>这里我们首先对左上侧的“</w:t>
      </w:r>
      <w:r w:rsidRPr="003A1107">
        <w:rPr>
          <w:rFonts w:hint="eastAsia"/>
        </w:rPr>
        <w:t>串口参数</w:t>
      </w:r>
      <w:r>
        <w:rPr>
          <w:rFonts w:hint="eastAsia"/>
        </w:rPr>
        <w:t>”进行设置，用户可根据实际情况选择相应的串口号（我的电脑</w:t>
      </w:r>
      <w:r>
        <w:t xml:space="preserve"> </w:t>
      </w:r>
      <w:r>
        <w:rPr>
          <w:rFonts w:hint="eastAsia"/>
        </w:rPr>
        <w:t>右键属性</w:t>
      </w:r>
      <w:r>
        <w:t xml:space="preserve"> </w:t>
      </w:r>
      <w:r>
        <w:rPr>
          <w:rFonts w:hint="eastAsia"/>
        </w:rPr>
        <w:t>点击硬件，设备管理</w:t>
      </w:r>
      <w:proofErr w:type="gramStart"/>
      <w:r>
        <w:rPr>
          <w:rFonts w:hint="eastAsia"/>
        </w:rPr>
        <w:t>器找到</w:t>
      </w:r>
      <w:proofErr w:type="gramEnd"/>
      <w:r>
        <w:rPr>
          <w:rFonts w:hint="eastAsia"/>
        </w:rPr>
        <w:t>端口就会显示</w:t>
      </w:r>
      <w:r w:rsidR="005D0175">
        <w:rPr>
          <w:noProof/>
        </w:rPr>
        <w:pict>
          <v:shape id="图片 2820" o:spid="_x0000_i1039" type="#_x0000_t75" style="width:156.9pt;height:42.65pt;visibility:visible">
            <v:imagedata r:id="rId30" o:title=""/>
          </v:shape>
        </w:pict>
      </w:r>
      <w:r>
        <w:rPr>
          <w:rFonts w:hint="eastAsia"/>
        </w:rPr>
        <w:t>），这里是</w:t>
      </w:r>
      <w:r>
        <w:t>COM6</w:t>
      </w:r>
      <w:r>
        <w:rPr>
          <w:rFonts w:hint="eastAsia"/>
        </w:rPr>
        <w:t>，波特率为</w:t>
      </w:r>
      <w:r>
        <w:t>9600</w:t>
      </w:r>
      <w:r>
        <w:rPr>
          <w:rFonts w:hint="eastAsia"/>
        </w:rPr>
        <w:t>，停止位为</w:t>
      </w:r>
      <w:r>
        <w:t>1</w:t>
      </w:r>
      <w:r>
        <w:rPr>
          <w:rFonts w:hint="eastAsia"/>
        </w:rPr>
        <w:t>，校验位</w:t>
      </w:r>
      <w:r>
        <w:t>None</w:t>
      </w:r>
      <w:r>
        <w:rPr>
          <w:rFonts w:hint="eastAsia"/>
        </w:rPr>
        <w:t>，</w:t>
      </w:r>
      <w:r w:rsidRPr="003A1107">
        <w:rPr>
          <w:rFonts w:hint="eastAsia"/>
        </w:rPr>
        <w:t>如图</w:t>
      </w:r>
      <w:r>
        <w:t>2-2</w:t>
      </w:r>
      <w:r>
        <w:rPr>
          <w:rFonts w:hint="eastAsia"/>
        </w:rPr>
        <w:t>：</w:t>
      </w:r>
      <w:r w:rsidRPr="003A1107">
        <w:rPr>
          <w:rFonts w:hint="eastAsia"/>
        </w:rPr>
        <w:t>所示。</w:t>
      </w:r>
      <w:r w:rsidRPr="003A1107">
        <w:t xml:space="preserve"> </w:t>
      </w:r>
    </w:p>
    <w:p w:rsidR="001E4132" w:rsidRDefault="005D0175" w:rsidP="00F845DB">
      <w:pPr>
        <w:ind w:left="1470" w:firstLineChars="400" w:firstLine="840"/>
      </w:pPr>
      <w:r w:rsidRPr="005D0175">
        <w:rPr>
          <w:noProof/>
          <w:szCs w:val="21"/>
        </w:rPr>
        <w:pict>
          <v:shape id="图片 2819" o:spid="_x0000_i1040" type="#_x0000_t75" style="width:233.8pt;height:1in;visibility:visible">
            <v:imagedata r:id="rId31" o:title=""/>
          </v:shape>
        </w:pict>
      </w:r>
      <w:r w:rsidR="001E4132">
        <w:t xml:space="preserve"> </w:t>
      </w:r>
    </w:p>
    <w:p w:rsidR="001E4132" w:rsidRDefault="001E4132" w:rsidP="00F845DB">
      <w:pPr>
        <w:ind w:left="1470" w:firstLineChars="400" w:firstLine="840"/>
      </w:pPr>
      <w:r>
        <w:t xml:space="preserve">                   </w:t>
      </w:r>
    </w:p>
    <w:p w:rsidR="001E4132" w:rsidRDefault="001E4132" w:rsidP="003A1107">
      <w:pPr>
        <w:pStyle w:val="a6"/>
        <w:numPr>
          <w:ilvl w:val="0"/>
          <w:numId w:val="10"/>
        </w:numPr>
        <w:ind w:firstLineChars="0"/>
      </w:pPr>
      <w:r>
        <w:rPr>
          <w:rFonts w:hint="eastAsia"/>
        </w:rPr>
        <w:t>注意</w:t>
      </w:r>
      <w:r>
        <w:t>DTU</w:t>
      </w:r>
      <w:r>
        <w:rPr>
          <w:rFonts w:hint="eastAsia"/>
        </w:rPr>
        <w:t>的默认波特率是</w:t>
      </w:r>
      <w:r>
        <w:t>9600</w:t>
      </w:r>
      <w:r>
        <w:rPr>
          <w:rFonts w:hint="eastAsia"/>
        </w:rPr>
        <w:t>，如果</w:t>
      </w:r>
      <w:r>
        <w:t>DTU</w:t>
      </w:r>
      <w:r>
        <w:rPr>
          <w:rFonts w:hint="eastAsia"/>
        </w:rPr>
        <w:t>的波特率修改过，那么选择相应的波特率就可以了，如果这里选择的波特率和</w:t>
      </w:r>
      <w:r>
        <w:t>DTU</w:t>
      </w:r>
      <w:r>
        <w:rPr>
          <w:rFonts w:hint="eastAsia"/>
        </w:rPr>
        <w:t>的不</w:t>
      </w:r>
      <w:proofErr w:type="gramStart"/>
      <w:r>
        <w:rPr>
          <w:rFonts w:hint="eastAsia"/>
        </w:rPr>
        <w:t>一致会</w:t>
      </w:r>
      <w:proofErr w:type="gramEnd"/>
      <w:r>
        <w:rPr>
          <w:rFonts w:hint="eastAsia"/>
        </w:rPr>
        <w:t>导致不能进入设置界面。</w:t>
      </w:r>
    </w:p>
    <w:p w:rsidR="001E4132" w:rsidRPr="003A1107" w:rsidRDefault="001E4132" w:rsidP="003A1107">
      <w:pPr>
        <w:pStyle w:val="a6"/>
        <w:numPr>
          <w:ilvl w:val="0"/>
          <w:numId w:val="10"/>
        </w:numPr>
        <w:ind w:firstLineChars="0"/>
      </w:pPr>
      <w:r w:rsidRPr="003A1107">
        <w:rPr>
          <w:rFonts w:hint="eastAsia"/>
        </w:rPr>
        <w:t>用鼠标左键单击“打开串口”按钮，界面如图</w:t>
      </w:r>
      <w:r w:rsidRPr="003A1107">
        <w:t>8</w:t>
      </w:r>
      <w:r w:rsidRPr="003A1107">
        <w:rPr>
          <w:rFonts w:hint="eastAsia"/>
        </w:rPr>
        <w:t>所示，之后用鼠标左键单击“进入设置”按钮，之后，我们就可以通过点击“读取参数”按钮对</w:t>
      </w:r>
      <w:r w:rsidRPr="003A1107">
        <w:t>DTU</w:t>
      </w:r>
      <w:r w:rsidRPr="003A1107">
        <w:rPr>
          <w:rFonts w:hint="eastAsia"/>
        </w:rPr>
        <w:t>的参数进行读取。如图</w:t>
      </w:r>
      <w:r>
        <w:t>2-3</w:t>
      </w:r>
      <w:r>
        <w:rPr>
          <w:rFonts w:hint="eastAsia"/>
        </w:rPr>
        <w:t>：</w:t>
      </w:r>
      <w:r w:rsidRPr="003A1107">
        <w:rPr>
          <w:rFonts w:hint="eastAsia"/>
        </w:rPr>
        <w:t>所示</w:t>
      </w:r>
    </w:p>
    <w:p w:rsidR="001E4132" w:rsidRPr="003A1107" w:rsidRDefault="005D0175" w:rsidP="003A1107">
      <w:pPr>
        <w:pStyle w:val="a6"/>
        <w:ind w:left="1890" w:firstLineChars="0" w:firstLine="0"/>
      </w:pPr>
      <w:r>
        <w:rPr>
          <w:noProof/>
        </w:rPr>
        <w:pict>
          <v:shape id="图片 2821" o:spid="_x0000_i1041" type="#_x0000_t75" style="width:195.1pt;height:1in;visibility:visible">
            <v:imagedata r:id="rId32" o:title=""/>
          </v:shape>
        </w:pict>
      </w:r>
    </w:p>
    <w:p w:rsidR="001E4132" w:rsidRDefault="001E4132" w:rsidP="00792DF8">
      <w:pPr>
        <w:pStyle w:val="a6"/>
        <w:ind w:left="1890" w:firstLineChars="0" w:firstLine="0"/>
      </w:pPr>
    </w:p>
    <w:p w:rsidR="001E4132" w:rsidRDefault="001E4132" w:rsidP="0040745A">
      <w:pPr>
        <w:pStyle w:val="a6"/>
        <w:ind w:left="1890" w:firstLineChars="0" w:firstLine="0"/>
      </w:pPr>
    </w:p>
    <w:p w:rsidR="001E4132" w:rsidRPr="00280B7D" w:rsidRDefault="001E4132" w:rsidP="0040745A">
      <w:pPr>
        <w:pStyle w:val="a6"/>
        <w:ind w:left="1890" w:firstLineChars="0" w:firstLine="0"/>
      </w:pPr>
    </w:p>
    <w:p w:rsidR="001E4132" w:rsidRPr="00E96989" w:rsidRDefault="001E4132" w:rsidP="00ED13C2">
      <w:r w:rsidRPr="00E96989">
        <w:t>1.</w:t>
      </w:r>
      <w:r w:rsidRPr="00DB45FE">
        <w:rPr>
          <w:szCs w:val="21"/>
        </w:rPr>
        <w:t xml:space="preserve"> </w:t>
      </w:r>
      <w:r>
        <w:rPr>
          <w:rFonts w:hint="eastAsia"/>
          <w:szCs w:val="21"/>
        </w:rPr>
        <w:t>用鼠标左键双击</w:t>
      </w:r>
      <w:r w:rsidR="005D0175">
        <w:rPr>
          <w:noProof/>
        </w:rPr>
        <w:pict>
          <v:shape id="图片 5" o:spid="_x0000_i1042" type="#_x0000_t75" style="width:62.2pt;height:63.55pt;visibility:visible">
            <v:imagedata r:id="rId33" o:title=""/>
          </v:shape>
        </w:pict>
      </w:r>
      <w:r>
        <w:rPr>
          <w:rFonts w:hint="eastAsia"/>
        </w:rPr>
        <w:t>图标，</w:t>
      </w:r>
      <w:r w:rsidRPr="00E96989">
        <w:rPr>
          <w:rFonts w:hint="eastAsia"/>
        </w:rPr>
        <w:t>打开</w:t>
      </w:r>
      <w:r w:rsidRPr="00E96989">
        <w:t>DTU</w:t>
      </w:r>
      <w:r w:rsidRPr="00E96989">
        <w:rPr>
          <w:rFonts w:hint="eastAsia"/>
        </w:rPr>
        <w:t>配置软件</w:t>
      </w:r>
      <w:r>
        <w:rPr>
          <w:rFonts w:hint="eastAsia"/>
        </w:rPr>
        <w:t>，界面如</w:t>
      </w:r>
      <w:r w:rsidRPr="00E96989">
        <w:rPr>
          <w:rFonts w:hint="eastAsia"/>
        </w:rPr>
        <w:t>图</w:t>
      </w:r>
      <w:r>
        <w:t>2-4</w:t>
      </w:r>
      <w:r>
        <w:rPr>
          <w:rFonts w:hint="eastAsia"/>
        </w:rPr>
        <w:t>：所示</w:t>
      </w:r>
      <w:r w:rsidRPr="00E96989">
        <w:rPr>
          <w:rFonts w:hint="eastAsia"/>
        </w:rPr>
        <w:t>：</w:t>
      </w:r>
    </w:p>
    <w:p w:rsidR="001E4132" w:rsidRDefault="005D0175" w:rsidP="00ED13C2">
      <w:pPr>
        <w:jc w:val="center"/>
        <w:rPr>
          <w:szCs w:val="21"/>
        </w:rPr>
      </w:pPr>
      <w:r w:rsidRPr="005D0175">
        <w:rPr>
          <w:noProof/>
          <w:szCs w:val="21"/>
        </w:rPr>
        <w:pict>
          <v:shape id="图片 6" o:spid="_x0000_i1043" type="#_x0000_t75" style="width:480.9pt;height:397.35pt;visibility:visible">
            <v:imagedata r:id="rId34" o:title=""/>
          </v:shape>
        </w:pict>
      </w:r>
    </w:p>
    <w:p w:rsidR="001E4132" w:rsidRDefault="001E4132" w:rsidP="00ED13C2">
      <w:pPr>
        <w:jc w:val="center"/>
      </w:pPr>
      <w:r>
        <w:rPr>
          <w:rFonts w:hint="eastAsia"/>
          <w:szCs w:val="21"/>
        </w:rPr>
        <w:t>图</w:t>
      </w:r>
      <w:r>
        <w:rPr>
          <w:szCs w:val="21"/>
        </w:rPr>
        <w:t>:2-4</w:t>
      </w:r>
      <w:r>
        <w:rPr>
          <w:rFonts w:hint="eastAsia"/>
          <w:szCs w:val="21"/>
        </w:rPr>
        <w:t>：</w:t>
      </w:r>
    </w:p>
    <w:p w:rsidR="001E4132" w:rsidRDefault="001E4132" w:rsidP="00ED13C2">
      <w:pPr>
        <w:rPr>
          <w:szCs w:val="21"/>
        </w:rPr>
      </w:pPr>
      <w:r>
        <w:rPr>
          <w:rFonts w:hint="eastAsia"/>
        </w:rPr>
        <w:t>这里我们首先对左上侧的“串口参数”进行设置，</w:t>
      </w:r>
      <w:r w:rsidRPr="008F092F">
        <w:rPr>
          <w:rFonts w:hint="eastAsia"/>
        </w:rPr>
        <w:t>用户可根据实际情况选择相应的串口号</w:t>
      </w:r>
      <w:r>
        <w:rPr>
          <w:rFonts w:hint="eastAsia"/>
        </w:rPr>
        <w:t>，这里是</w:t>
      </w:r>
      <w:r>
        <w:t>COM6</w:t>
      </w:r>
      <w:r>
        <w:rPr>
          <w:rFonts w:hint="eastAsia"/>
        </w:rPr>
        <w:t>，波特率为</w:t>
      </w:r>
      <w:r>
        <w:t>9600</w:t>
      </w:r>
      <w:r>
        <w:rPr>
          <w:rFonts w:hint="eastAsia"/>
        </w:rPr>
        <w:t>，停止位为</w:t>
      </w:r>
      <w:r>
        <w:t>1</w:t>
      </w:r>
      <w:r>
        <w:rPr>
          <w:rFonts w:hint="eastAsia"/>
        </w:rPr>
        <w:t>，校验位</w:t>
      </w:r>
      <w:r>
        <w:t>None</w:t>
      </w:r>
      <w:r>
        <w:rPr>
          <w:rFonts w:hint="eastAsia"/>
        </w:rPr>
        <w:t>，</w:t>
      </w:r>
      <w:r>
        <w:rPr>
          <w:rFonts w:hint="eastAsia"/>
          <w:szCs w:val="21"/>
        </w:rPr>
        <w:t>如图</w:t>
      </w:r>
      <w:r>
        <w:rPr>
          <w:szCs w:val="21"/>
        </w:rPr>
        <w:t>:2-5</w:t>
      </w:r>
      <w:r>
        <w:rPr>
          <w:rFonts w:hint="eastAsia"/>
          <w:szCs w:val="21"/>
        </w:rPr>
        <w:t>：所示。</w:t>
      </w:r>
      <w:r>
        <w:rPr>
          <w:szCs w:val="21"/>
        </w:rPr>
        <w:t xml:space="preserve"> </w:t>
      </w:r>
    </w:p>
    <w:p w:rsidR="001E4132" w:rsidRDefault="00977760" w:rsidP="00ED13C2">
      <w:pPr>
        <w:jc w:val="center"/>
        <w:rPr>
          <w:szCs w:val="21"/>
        </w:rPr>
      </w:pPr>
      <w:r w:rsidRPr="005D0175">
        <w:rPr>
          <w:noProof/>
          <w:szCs w:val="21"/>
        </w:rPr>
        <w:pict>
          <v:shape id="图片 7" o:spid="_x0000_i1044" type="#_x0000_t75" style="width:234.65pt;height:69.8pt;visibility:visible">
            <v:imagedata r:id="rId35" o:title=""/>
          </v:shape>
        </w:pict>
      </w:r>
    </w:p>
    <w:p w:rsidR="001E4132" w:rsidRDefault="001E4132" w:rsidP="00ED13C2">
      <w:pPr>
        <w:jc w:val="center"/>
        <w:rPr>
          <w:szCs w:val="21"/>
        </w:rPr>
      </w:pPr>
      <w:r>
        <w:rPr>
          <w:rFonts w:hint="eastAsia"/>
          <w:szCs w:val="21"/>
        </w:rPr>
        <w:t>图</w:t>
      </w:r>
      <w:r>
        <w:rPr>
          <w:szCs w:val="21"/>
        </w:rPr>
        <w:t>:2-5</w:t>
      </w:r>
    </w:p>
    <w:p w:rsidR="001E4132" w:rsidRDefault="001E4132" w:rsidP="00ED13C2">
      <w:pPr>
        <w:ind w:firstLine="420"/>
      </w:pPr>
      <w:r>
        <w:rPr>
          <w:rFonts w:hint="eastAsia"/>
        </w:rPr>
        <w:lastRenderedPageBreak/>
        <w:t>注意</w:t>
      </w:r>
      <w:r>
        <w:t>DTU</w:t>
      </w:r>
      <w:r>
        <w:rPr>
          <w:rFonts w:hint="eastAsia"/>
        </w:rPr>
        <w:t>的默认波特率是</w:t>
      </w:r>
      <w:r>
        <w:t>9600</w:t>
      </w:r>
      <w:r>
        <w:rPr>
          <w:rFonts w:hint="eastAsia"/>
        </w:rPr>
        <w:t>，如果</w:t>
      </w:r>
      <w:r>
        <w:t>DTU</w:t>
      </w:r>
      <w:r>
        <w:rPr>
          <w:rFonts w:hint="eastAsia"/>
        </w:rPr>
        <w:t>的波特率修改过，那么选择相应的波特率就可以了，如果这里选择的波特率和</w:t>
      </w:r>
      <w:r>
        <w:t>DTU</w:t>
      </w:r>
      <w:r>
        <w:rPr>
          <w:rFonts w:hint="eastAsia"/>
        </w:rPr>
        <w:t>的不</w:t>
      </w:r>
      <w:proofErr w:type="gramStart"/>
      <w:r>
        <w:rPr>
          <w:rFonts w:hint="eastAsia"/>
        </w:rPr>
        <w:t>一致会</w:t>
      </w:r>
      <w:proofErr w:type="gramEnd"/>
      <w:r>
        <w:rPr>
          <w:rFonts w:hint="eastAsia"/>
        </w:rPr>
        <w:t>导致不能进入设置界面。</w:t>
      </w:r>
    </w:p>
    <w:p w:rsidR="001E4132" w:rsidRDefault="001E4132" w:rsidP="00ED13C2">
      <w:pPr>
        <w:rPr>
          <w:szCs w:val="21"/>
        </w:rPr>
      </w:pPr>
      <w:r>
        <w:t>2.</w:t>
      </w:r>
      <w:r>
        <w:rPr>
          <w:rFonts w:hint="eastAsia"/>
          <w:szCs w:val="21"/>
        </w:rPr>
        <w:t>用鼠标左键单击“打开串口”按钮，界面如图</w:t>
      </w:r>
      <w:r>
        <w:rPr>
          <w:szCs w:val="21"/>
        </w:rPr>
        <w:t>2-6</w:t>
      </w:r>
      <w:r>
        <w:rPr>
          <w:rFonts w:hint="eastAsia"/>
          <w:szCs w:val="21"/>
        </w:rPr>
        <w:t>：所示，之后用</w:t>
      </w:r>
      <w:r w:rsidRPr="00662FBA">
        <w:rPr>
          <w:rFonts w:hint="eastAsia"/>
          <w:color w:val="FF0000"/>
          <w:szCs w:val="21"/>
        </w:rPr>
        <w:t>鼠标左键单击“进入设置”按钮</w:t>
      </w:r>
      <w:r>
        <w:rPr>
          <w:rFonts w:hint="eastAsia"/>
          <w:szCs w:val="21"/>
        </w:rPr>
        <w:t>，之后，我们就可以</w:t>
      </w:r>
      <w:r w:rsidRPr="00662FBA">
        <w:rPr>
          <w:rFonts w:hint="eastAsia"/>
          <w:color w:val="FF0000"/>
          <w:szCs w:val="21"/>
        </w:rPr>
        <w:t>通过点击“读取参数”按钮对</w:t>
      </w:r>
      <w:r w:rsidRPr="00662FBA">
        <w:rPr>
          <w:color w:val="FF0000"/>
          <w:szCs w:val="21"/>
        </w:rPr>
        <w:t>DTU</w:t>
      </w:r>
      <w:r w:rsidRPr="00662FBA">
        <w:rPr>
          <w:rFonts w:hint="eastAsia"/>
          <w:color w:val="FF0000"/>
          <w:szCs w:val="21"/>
        </w:rPr>
        <w:t>的参数进行读取</w:t>
      </w:r>
      <w:r>
        <w:rPr>
          <w:rFonts w:hint="eastAsia"/>
          <w:szCs w:val="21"/>
        </w:rPr>
        <w:t>。</w:t>
      </w:r>
    </w:p>
    <w:p w:rsidR="001E4132" w:rsidRDefault="00977760" w:rsidP="00ED13C2">
      <w:pPr>
        <w:jc w:val="center"/>
        <w:rPr>
          <w:szCs w:val="21"/>
        </w:rPr>
      </w:pPr>
      <w:r w:rsidRPr="005D0175">
        <w:rPr>
          <w:noProof/>
          <w:szCs w:val="21"/>
        </w:rPr>
        <w:pict>
          <v:shape id="_x0000_i1045" type="#_x0000_t75" style="width:197.35pt;height:76.45pt;visibility:visible">
            <v:imagedata r:id="rId36" o:title=""/>
          </v:shape>
        </w:pict>
      </w:r>
    </w:p>
    <w:p w:rsidR="001E4132" w:rsidRDefault="001E4132" w:rsidP="00ED13C2">
      <w:pPr>
        <w:jc w:val="center"/>
        <w:rPr>
          <w:szCs w:val="21"/>
        </w:rPr>
      </w:pPr>
      <w:r>
        <w:rPr>
          <w:rFonts w:hint="eastAsia"/>
          <w:szCs w:val="21"/>
        </w:rPr>
        <w:t>图</w:t>
      </w:r>
      <w:r>
        <w:rPr>
          <w:szCs w:val="21"/>
        </w:rPr>
        <w:t>:2-6</w:t>
      </w:r>
    </w:p>
    <w:p w:rsidR="001E4132" w:rsidRDefault="001E4132" w:rsidP="00ED13C2">
      <w:pPr>
        <w:rPr>
          <w:szCs w:val="21"/>
        </w:rPr>
      </w:pPr>
    </w:p>
    <w:p w:rsidR="001E4132" w:rsidRDefault="001E4132" w:rsidP="00ED13C2">
      <w:r>
        <w:t>3.</w:t>
      </w:r>
      <w:r>
        <w:rPr>
          <w:rFonts w:hint="eastAsia"/>
        </w:rPr>
        <w:t>在“网络参数”选项卡的“数据中心</w:t>
      </w:r>
      <w:smartTag w:uri="urn:schemas-microsoft-com:office:smarttags" w:element="chmetcnv">
        <w:smartTagPr>
          <w:attr w:name="UnitName" w:val="a"/>
          <w:attr w:name="SourceValue" w:val="6"/>
          <w:attr w:name="HasSpace" w:val="False"/>
          <w:attr w:name="Negative" w:val="False"/>
          <w:attr w:name="NumberType" w:val="1"/>
          <w:attr w:name="TCSC" w:val="0"/>
        </w:smartTagPr>
        <w:r>
          <w:t>0</w:t>
        </w:r>
        <w:r>
          <w:rPr>
            <w:rFonts w:hint="eastAsia"/>
          </w:rPr>
          <w:t>”</w:t>
        </w:r>
      </w:smartTag>
      <w:r>
        <w:rPr>
          <w:rFonts w:hint="eastAsia"/>
        </w:rPr>
        <w:t>处写入上面查到的公网</w:t>
      </w:r>
      <w:r>
        <w:t>IP</w:t>
      </w:r>
      <w:r>
        <w:rPr>
          <w:rFonts w:hint="eastAsia"/>
        </w:rPr>
        <w:t>地址，在“数据中心</w:t>
      </w:r>
      <w:smartTag w:uri="urn:schemas-microsoft-com:office:smarttags" w:element="chmetcnv">
        <w:smartTagPr>
          <w:attr w:name="UnitName" w:val="a"/>
          <w:attr w:name="SourceValue" w:val="6"/>
          <w:attr w:name="HasSpace" w:val="False"/>
          <w:attr w:name="Negative" w:val="False"/>
          <w:attr w:name="NumberType" w:val="1"/>
          <w:attr w:name="TCSC" w:val="0"/>
        </w:smartTagPr>
        <w:r>
          <w:t>0</w:t>
        </w:r>
        <w:r>
          <w:rPr>
            <w:rFonts w:hint="eastAsia"/>
          </w:rPr>
          <w:t>”</w:t>
        </w:r>
      </w:smartTag>
      <w:r>
        <w:rPr>
          <w:rFonts w:hint="eastAsia"/>
        </w:rPr>
        <w:t>处写入</w:t>
      </w:r>
      <w:r>
        <w:t>80</w:t>
      </w:r>
      <w:r>
        <w:rPr>
          <w:rFonts w:hint="eastAsia"/>
        </w:rPr>
        <w:t>，如</w:t>
      </w:r>
      <w:r>
        <w:t>2-7</w:t>
      </w:r>
      <w:r>
        <w:rPr>
          <w:rFonts w:hint="eastAsia"/>
        </w:rPr>
        <w:t>：所示，之后</w:t>
      </w:r>
      <w:r>
        <w:rPr>
          <w:rFonts w:hint="eastAsia"/>
          <w:szCs w:val="21"/>
        </w:rPr>
        <w:t>我们用鼠标左键单击“设置参数”按钮。</w:t>
      </w:r>
    </w:p>
    <w:p w:rsidR="001E4132" w:rsidRDefault="00977760" w:rsidP="00ED13C2">
      <w:pPr>
        <w:jc w:val="center"/>
      </w:pPr>
      <w:r>
        <w:rPr>
          <w:noProof/>
        </w:rPr>
        <w:pict>
          <v:shape id="_x0000_i1046" type="#_x0000_t75" style="width:298.65pt;height:248.45pt;visibility:visible">
            <v:imagedata r:id="rId37" o:title=""/>
          </v:shape>
        </w:pict>
      </w:r>
    </w:p>
    <w:p w:rsidR="001E4132" w:rsidRDefault="001E4132" w:rsidP="00ED13C2">
      <w:pPr>
        <w:jc w:val="center"/>
      </w:pPr>
      <w:r>
        <w:rPr>
          <w:rFonts w:hint="eastAsia"/>
        </w:rPr>
        <w:t>图</w:t>
      </w:r>
      <w:r>
        <w:t>2-7</w:t>
      </w:r>
    </w:p>
    <w:p w:rsidR="001E4132" w:rsidRDefault="001E4132" w:rsidP="00ED13C2">
      <w:pPr>
        <w:rPr>
          <w:color w:val="FF0000"/>
        </w:rPr>
      </w:pPr>
      <w:r w:rsidRPr="006B37A6">
        <w:rPr>
          <w:color w:val="FF0000"/>
        </w:rPr>
        <w:t>4</w:t>
      </w:r>
      <w:r w:rsidRPr="006B37A6">
        <w:rPr>
          <w:rFonts w:hint="eastAsia"/>
          <w:color w:val="FF0000"/>
        </w:rPr>
        <w:t>、</w:t>
      </w:r>
      <w:r w:rsidRPr="006B37A6">
        <w:rPr>
          <w:color w:val="FF0000"/>
        </w:rPr>
        <w:t>GPS</w:t>
      </w:r>
      <w:r w:rsidRPr="006B37A6">
        <w:rPr>
          <w:rFonts w:hint="eastAsia"/>
          <w:color w:val="FF0000"/>
        </w:rPr>
        <w:t>信息输出设置</w:t>
      </w:r>
    </w:p>
    <w:p w:rsidR="001E4132" w:rsidRDefault="00977760" w:rsidP="00ED13C2">
      <w:pPr>
        <w:jc w:val="center"/>
        <w:rPr>
          <w:color w:val="FF0000"/>
        </w:rPr>
      </w:pPr>
      <w:r w:rsidRPr="005D0175">
        <w:rPr>
          <w:noProof/>
          <w:color w:val="FF0000"/>
        </w:rPr>
        <w:lastRenderedPageBreak/>
        <w:pict>
          <v:shape id="_x0000_i1047" type="#_x0000_t75" style="width:313.35pt;height:302.2pt;visibility:visible">
            <v:imagedata r:id="rId38" o:title=""/>
          </v:shape>
        </w:pict>
      </w:r>
    </w:p>
    <w:p w:rsidR="001E4132" w:rsidRDefault="001E4132" w:rsidP="00ED13C2">
      <w:pPr>
        <w:rPr>
          <w:color w:val="FF0000"/>
        </w:rPr>
      </w:pPr>
      <w:r>
        <w:rPr>
          <w:color w:val="FF0000"/>
        </w:rPr>
        <w:t>5</w:t>
      </w:r>
      <w:r>
        <w:rPr>
          <w:rFonts w:hint="eastAsia"/>
          <w:color w:val="FF0000"/>
        </w:rPr>
        <w:t>、设置</w:t>
      </w:r>
      <w:r>
        <w:rPr>
          <w:color w:val="FF0000"/>
        </w:rPr>
        <w:t>DTU</w:t>
      </w:r>
      <w:r>
        <w:rPr>
          <w:rFonts w:hint="eastAsia"/>
          <w:color w:val="FF0000"/>
        </w:rPr>
        <w:t>内手机号码</w:t>
      </w:r>
    </w:p>
    <w:p w:rsidR="001E4132" w:rsidRPr="00843AA3" w:rsidRDefault="001E4132" w:rsidP="00ED13C2">
      <w:pPr>
        <w:jc w:val="center"/>
        <w:rPr>
          <w:color w:val="FF0000"/>
        </w:rPr>
      </w:pPr>
    </w:p>
    <w:p w:rsidR="001E4132" w:rsidRDefault="00977760" w:rsidP="00ED13C2">
      <w:pPr>
        <w:jc w:val="center"/>
        <w:rPr>
          <w:color w:val="FF0000"/>
        </w:rPr>
      </w:pPr>
      <w:r w:rsidRPr="005D0175">
        <w:rPr>
          <w:noProof/>
          <w:color w:val="FF0000"/>
        </w:rPr>
        <w:pict>
          <v:shape id="_x0000_i1048" type="#_x0000_t75" style="width:301.35pt;height:184.45pt;visibility:visible">
            <v:imagedata r:id="rId39" o:title=""/>
          </v:shape>
        </w:pict>
      </w:r>
    </w:p>
    <w:p w:rsidR="001E4132" w:rsidRPr="00843AA3" w:rsidRDefault="001E4132" w:rsidP="00ED13C2">
      <w:pPr>
        <w:rPr>
          <w:color w:val="000000"/>
        </w:rPr>
      </w:pPr>
      <w:r w:rsidRPr="00843AA3">
        <w:rPr>
          <w:color w:val="000000"/>
        </w:rPr>
        <w:t>6</w:t>
      </w:r>
      <w:r w:rsidRPr="00843AA3">
        <w:rPr>
          <w:rFonts w:hint="eastAsia"/>
          <w:color w:val="000000"/>
        </w:rPr>
        <w:t>、所有参数设置完，点击</w:t>
      </w:r>
      <w:r w:rsidRPr="00843AA3">
        <w:rPr>
          <w:rFonts w:hint="eastAsia"/>
          <w:color w:val="FF0000"/>
        </w:rPr>
        <w:t>右上角保存配置按钮</w:t>
      </w:r>
      <w:r w:rsidRPr="00843AA3">
        <w:rPr>
          <w:rFonts w:hint="eastAsia"/>
          <w:color w:val="000000"/>
        </w:rPr>
        <w:t>，参数就保存在</w:t>
      </w:r>
      <w:r w:rsidRPr="00843AA3">
        <w:rPr>
          <w:color w:val="000000"/>
        </w:rPr>
        <w:t>DTU</w:t>
      </w:r>
      <w:r w:rsidRPr="00843AA3">
        <w:rPr>
          <w:rFonts w:hint="eastAsia"/>
          <w:color w:val="000000"/>
        </w:rPr>
        <w:t>中了，最后点击</w:t>
      </w:r>
      <w:r w:rsidRPr="00843AA3">
        <w:rPr>
          <w:rFonts w:hint="eastAsia"/>
          <w:color w:val="FF0000"/>
        </w:rPr>
        <w:t>重启终端</w:t>
      </w:r>
      <w:r w:rsidRPr="00843AA3">
        <w:rPr>
          <w:rFonts w:hint="eastAsia"/>
          <w:color w:val="000000"/>
        </w:rPr>
        <w:t>，等待</w:t>
      </w:r>
      <w:r w:rsidRPr="00843AA3">
        <w:rPr>
          <w:color w:val="000000"/>
        </w:rPr>
        <w:t>DTU</w:t>
      </w:r>
      <w:r w:rsidRPr="00843AA3">
        <w:rPr>
          <w:rFonts w:hint="eastAsia"/>
          <w:color w:val="000000"/>
        </w:rPr>
        <w:t>连接服务器。连上服务器以后</w:t>
      </w:r>
      <w:r w:rsidRPr="00843AA3">
        <w:rPr>
          <w:color w:val="000000"/>
        </w:rPr>
        <w:t>NET</w:t>
      </w:r>
      <w:r w:rsidRPr="00843AA3">
        <w:rPr>
          <w:rFonts w:hint="eastAsia"/>
          <w:color w:val="000000"/>
        </w:rPr>
        <w:t>灯会亮</w:t>
      </w:r>
    </w:p>
    <w:p w:rsidR="001E4132" w:rsidRPr="00843AA3" w:rsidRDefault="00977760" w:rsidP="00ED13C2">
      <w:pPr>
        <w:jc w:val="center"/>
        <w:rPr>
          <w:color w:val="FF0000"/>
        </w:rPr>
      </w:pPr>
      <w:r w:rsidRPr="005D0175">
        <w:rPr>
          <w:noProof/>
          <w:color w:val="FF0000"/>
        </w:rPr>
        <w:pict>
          <v:shape id="图片 12" o:spid="_x0000_i1049" type="#_x0000_t75" style="width:258.65pt;height:78.2pt;visibility:visible">
            <v:imagedata r:id="rId40" o:title=""/>
          </v:shape>
        </w:pict>
      </w:r>
    </w:p>
    <w:p w:rsidR="001E4132" w:rsidRDefault="001E4132" w:rsidP="0040745A">
      <w:pPr>
        <w:pStyle w:val="a6"/>
        <w:ind w:left="1890" w:firstLineChars="0" w:firstLine="0"/>
        <w:jc w:val="center"/>
      </w:pPr>
    </w:p>
    <w:p w:rsidR="001E4132" w:rsidRDefault="005D0175" w:rsidP="0040745A">
      <w:r>
        <w:rPr>
          <w:noProof/>
        </w:rPr>
        <w:lastRenderedPageBreak/>
        <w:pict>
          <v:shape id="_x0000_s1036" type="#_x0000_t202" style="position:absolute;left:0;text-align:left;margin-left:80.25pt;margin-top:15.9pt;width:332.25pt;height:60pt;z-index:9;visibility:visible;mso-wrap-distance-top:3.6pt;mso-wrap-distance-bottom:3.6pt" stroked="f">
            <v:textbox>
              <w:txbxContent>
                <w:p w:rsidR="001E4132" w:rsidRPr="005741B7" w:rsidRDefault="001E4132" w:rsidP="0040745A">
                  <w:pPr>
                    <w:rPr>
                      <w:b/>
                    </w:rPr>
                  </w:pPr>
                  <w:r w:rsidRPr="005741B7">
                    <w:rPr>
                      <w:rFonts w:hint="eastAsia"/>
                      <w:b/>
                    </w:rPr>
                    <w:t>注</w:t>
                  </w:r>
                  <w:r>
                    <w:rPr>
                      <w:rFonts w:hint="eastAsia"/>
                      <w:b/>
                    </w:rPr>
                    <w:t>意</w:t>
                  </w:r>
                  <w:r w:rsidRPr="005741B7">
                    <w:rPr>
                      <w:rFonts w:hint="eastAsia"/>
                      <w:b/>
                    </w:rPr>
                    <w:t>：</w:t>
                  </w:r>
                </w:p>
                <w:p w:rsidR="001E4132" w:rsidRDefault="001E4132" w:rsidP="0040745A">
                  <w:r w:rsidRPr="005741B7">
                    <w:rPr>
                      <w:rFonts w:hint="eastAsia"/>
                    </w:rPr>
                    <w:t>在实际应用中，</w:t>
                  </w:r>
                  <w:r>
                    <w:t>ZH</w:t>
                  </w:r>
                  <w:r w:rsidRPr="00A7168D">
                    <w:t>-6</w:t>
                  </w:r>
                  <w:r>
                    <w:t>610</w:t>
                  </w:r>
                  <w:r w:rsidRPr="005741B7">
                    <w:rPr>
                      <w:rFonts w:hint="eastAsia"/>
                    </w:rPr>
                    <w:t>通过串口线连接用户设备，需要在此配置过程中设置串口属性以方便与用户设备串口匹配</w:t>
                  </w:r>
                </w:p>
              </w:txbxContent>
            </v:textbox>
            <w10:wrap type="square"/>
          </v:shape>
        </w:pict>
      </w:r>
      <w:r>
        <w:rPr>
          <w:noProof/>
        </w:rPr>
        <w:pict>
          <v:line id="直接连接符 26" o:spid="_x0000_s1037" style="position:absolute;left:0;text-align:left;z-index:7;visibility:visible;mso-position-horizontal-relative:margin" from="-.2pt,9pt" to="413.8pt,9.75pt" strokecolor="windowText" strokeweight="1.5pt">
            <v:stroke opacity="19789f" joinstyle="miter"/>
            <o:lock v:ext="edit" shapetype="f"/>
            <w10:wrap anchorx="margin"/>
          </v:line>
        </w:pict>
      </w:r>
    </w:p>
    <w:p w:rsidR="001E4132" w:rsidRPr="00AB72A0" w:rsidRDefault="005D0175" w:rsidP="0040745A">
      <w:r>
        <w:rPr>
          <w:noProof/>
        </w:rPr>
        <w:pict>
          <v:line id="直接连接符 27" o:spid="_x0000_s1038" style="position:absolute;left:0;text-align:left;z-index:8;visibility:visible;mso-position-horizontal-relative:margin" from="-.2pt,76.35pt" to="413.8pt,77.1pt" strokecolor="windowText" strokeweight="1.5pt">
            <v:stroke opacity="19789f" joinstyle="miter"/>
            <o:lock v:ext="edit" shapetype="f"/>
            <w10:wrap anchorx="margin"/>
          </v:line>
        </w:pict>
      </w:r>
      <w:r w:rsidR="00977760">
        <w:rPr>
          <w:noProof/>
        </w:rPr>
        <w:pict>
          <v:shape id="图片 50" o:spid="_x0000_i1050" type="#_x0000_t75" style="width:70.2pt;height:70.2pt;visibility:visible">
            <v:imagedata r:id="rId41" o:title=""/>
          </v:shape>
        </w:pict>
      </w:r>
    </w:p>
    <w:p w:rsidR="001E4132" w:rsidRDefault="001E4132" w:rsidP="0029417C">
      <w:pPr>
        <w:pStyle w:val="1"/>
      </w:pPr>
      <w:bookmarkStart w:id="17" w:name="_附录3：RS-485转RS-232接线方式_1"/>
      <w:bookmarkStart w:id="18" w:name="_Toc397079658"/>
      <w:bookmarkStart w:id="19" w:name="_Toc453504103"/>
      <w:bookmarkEnd w:id="17"/>
      <w:r>
        <w:rPr>
          <w:rFonts w:hint="eastAsia"/>
        </w:rPr>
        <w:t>附录：</w:t>
      </w:r>
      <w:r>
        <w:t>GPS</w:t>
      </w:r>
      <w:r>
        <w:rPr>
          <w:rFonts w:hint="eastAsia"/>
        </w:rPr>
        <w:t>数据包格式说明</w:t>
      </w:r>
      <w:bookmarkEnd w:id="18"/>
      <w:bookmarkEnd w:id="19"/>
    </w:p>
    <w:p w:rsidR="001E4132" w:rsidRDefault="001E4132" w:rsidP="0029417C">
      <w:pPr>
        <w:jc w:val="center"/>
      </w:pPr>
      <w:r>
        <w:t xml:space="preserve">         </w:t>
      </w:r>
      <w:r w:rsidR="00977760" w:rsidRPr="005D0175">
        <w:rPr>
          <w:noProof/>
          <w:color w:val="000000"/>
          <w:shd w:val="pct15" w:color="auto" w:fill="FFFFFF"/>
        </w:rPr>
        <w:pict>
          <v:shape id="图片 18" o:spid="_x0000_i1051" type="#_x0000_t75" style="width:375.55pt;height:192.45pt;visibility:visible">
            <v:imagedata r:id="rId42" o:title=""/>
          </v:shape>
        </w:pict>
      </w:r>
    </w:p>
    <w:p w:rsidR="001E4132" w:rsidRDefault="001E4132" w:rsidP="0029417C">
      <w:pPr>
        <w:jc w:val="center"/>
      </w:pPr>
      <w:proofErr w:type="gramStart"/>
      <w:r>
        <w:rPr>
          <w:rFonts w:hint="eastAsia"/>
        </w:rPr>
        <w:t>图附</w:t>
      </w:r>
      <w:proofErr w:type="gramEnd"/>
      <w:r>
        <w:t>5-1</w:t>
      </w:r>
      <w:r>
        <w:rPr>
          <w:rFonts w:hint="eastAsia"/>
        </w:rPr>
        <w:t>：</w:t>
      </w:r>
      <w:r>
        <w:t>GPS</w:t>
      </w:r>
      <w:r>
        <w:rPr>
          <w:rFonts w:hint="eastAsia"/>
        </w:rPr>
        <w:t>数据包</w:t>
      </w:r>
    </w:p>
    <w:p w:rsidR="001E4132" w:rsidRDefault="001E4132" w:rsidP="0029417C">
      <w:pPr>
        <w:jc w:val="center"/>
      </w:pPr>
    </w:p>
    <w:p w:rsidR="001E4132" w:rsidRDefault="001E4132" w:rsidP="00977760">
      <w:pPr>
        <w:numPr>
          <w:ilvl w:val="0"/>
          <w:numId w:val="46"/>
        </w:numPr>
        <w:spacing w:after="81"/>
      </w:pPr>
      <w:r>
        <w:rPr>
          <w:b/>
        </w:rPr>
        <w:t>$G</w:t>
      </w:r>
      <w:del w:id="20" w:author="boris feng" w:date="2016-08-11T15:29:00Z">
        <w:r w:rsidDel="00977760">
          <w:rPr>
            <w:b/>
          </w:rPr>
          <w:delText>P</w:delText>
        </w:r>
      </w:del>
      <w:ins w:id="21" w:author="boris feng" w:date="2016-08-11T15:29:00Z">
        <w:r w:rsidR="00977760">
          <w:rPr>
            <w:b/>
          </w:rPr>
          <w:t>N</w:t>
        </w:r>
      </w:ins>
      <w:r>
        <w:rPr>
          <w:b/>
        </w:rPr>
        <w:t xml:space="preserve">RMC,090756.173,V,0000.0000,N,00000.0000,E,,,120211,,,N*7F </w:t>
      </w:r>
    </w:p>
    <w:p w:rsidR="001E4132" w:rsidRDefault="001E4132" w:rsidP="00977760">
      <w:pPr>
        <w:numPr>
          <w:ilvl w:val="0"/>
          <w:numId w:val="46"/>
        </w:numPr>
        <w:spacing w:after="81"/>
        <w:rPr>
          <w:b/>
        </w:rPr>
      </w:pPr>
      <w:r>
        <w:rPr>
          <w:b/>
        </w:rPr>
        <w:t>$G</w:t>
      </w:r>
      <w:ins w:id="22" w:author="boris feng" w:date="2016-08-11T15:29:00Z">
        <w:r w:rsidR="00977760">
          <w:rPr>
            <w:rFonts w:hint="eastAsia"/>
            <w:b/>
          </w:rPr>
          <w:t>N</w:t>
        </w:r>
      </w:ins>
      <w:del w:id="23" w:author="boris feng" w:date="2016-08-11T15:29:00Z">
        <w:r w:rsidDel="00977760">
          <w:rPr>
            <w:b/>
          </w:rPr>
          <w:delText>P</w:delText>
        </w:r>
      </w:del>
      <w:r>
        <w:rPr>
          <w:b/>
        </w:rPr>
        <w:t xml:space="preserve">RMC,090758.182,A,3958.2382,N,11621.4878,E,1.06,201.56,120211,,,A*6A </w:t>
      </w:r>
    </w:p>
    <w:p w:rsidR="001E4132" w:rsidRDefault="001E4132" w:rsidP="0029417C">
      <w:pPr>
        <w:spacing w:after="81"/>
        <w:ind w:left="-1" w:hanging="10"/>
        <w:rPr>
          <w:b/>
        </w:rPr>
      </w:pPr>
    </w:p>
    <w:p w:rsidR="001E4132" w:rsidRDefault="001E4132" w:rsidP="0029417C">
      <w:pPr>
        <w:spacing w:after="81"/>
        <w:rPr>
          <w:rFonts w:ascii="宋体" w:cs="宋体"/>
        </w:rPr>
      </w:pPr>
      <w:r>
        <w:rPr>
          <w:rFonts w:ascii="宋体" w:hAnsi="宋体" w:cs="宋体" w:hint="eastAsia"/>
        </w:rPr>
        <w:t>上图是</w:t>
      </w:r>
      <w:r>
        <w:rPr>
          <w:rFonts w:ascii="宋体" w:hAnsi="宋体" w:cs="宋体"/>
        </w:rPr>
        <w:t xml:space="preserve"> </w:t>
      </w:r>
      <w:r>
        <w:t xml:space="preserve">GPS </w:t>
      </w:r>
      <w:r>
        <w:rPr>
          <w:rFonts w:ascii="宋体" w:hAnsi="宋体" w:cs="宋体" w:hint="eastAsia"/>
        </w:rPr>
        <w:t>上报到</w:t>
      </w:r>
      <w:r>
        <w:rPr>
          <w:rFonts w:ascii="宋体" w:hAnsi="宋体" w:cs="宋体"/>
        </w:rPr>
        <w:t xml:space="preserve"> </w:t>
      </w:r>
      <w:proofErr w:type="spellStart"/>
      <w:r>
        <w:t>mServer</w:t>
      </w:r>
      <w:proofErr w:type="spellEnd"/>
      <w:r>
        <w:t xml:space="preserve"> </w:t>
      </w:r>
      <w:r>
        <w:rPr>
          <w:rFonts w:ascii="宋体" w:hAnsi="宋体" w:cs="宋体" w:hint="eastAsia"/>
        </w:rPr>
        <w:t>的数据包，结合示例</w:t>
      </w:r>
      <w:r>
        <w:rPr>
          <w:rFonts w:ascii="宋体" w:cs="宋体" w:hint="eastAsia"/>
        </w:rPr>
        <w:t>②</w:t>
      </w:r>
      <w:r>
        <w:rPr>
          <w:rFonts w:ascii="宋体" w:hAnsi="宋体" w:cs="宋体" w:hint="eastAsia"/>
        </w:rPr>
        <w:t>数据包格式解析如下：</w:t>
      </w:r>
    </w:p>
    <w:p w:rsidR="001E4132" w:rsidRDefault="001E4132" w:rsidP="0029417C">
      <w:pPr>
        <w:spacing w:after="81"/>
        <w:ind w:left="-1" w:hanging="10"/>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51"/>
        <w:gridCol w:w="1643"/>
        <w:gridCol w:w="1386"/>
        <w:gridCol w:w="4142"/>
      </w:tblGrid>
      <w:tr w:rsidR="001E4132" w:rsidRPr="00665643" w:rsidTr="00665643">
        <w:trPr>
          <w:trHeight w:hRule="exact" w:val="397"/>
        </w:trPr>
        <w:tc>
          <w:tcPr>
            <w:tcW w:w="1368" w:type="dxa"/>
          </w:tcPr>
          <w:p w:rsidR="001E4132" w:rsidRPr="00665643" w:rsidRDefault="001E4132" w:rsidP="00665643">
            <w:pPr>
              <w:jc w:val="center"/>
              <w:rPr>
                <w:b/>
                <w:color w:val="000000"/>
              </w:rPr>
            </w:pPr>
            <w:r w:rsidRPr="00665643">
              <w:rPr>
                <w:rFonts w:hint="eastAsia"/>
                <w:b/>
                <w:color w:val="000000"/>
              </w:rPr>
              <w:t>名称</w:t>
            </w:r>
          </w:p>
        </w:tc>
        <w:tc>
          <w:tcPr>
            <w:tcW w:w="1440" w:type="dxa"/>
          </w:tcPr>
          <w:p w:rsidR="001E4132" w:rsidRPr="00665643" w:rsidRDefault="001E4132" w:rsidP="00665643">
            <w:pPr>
              <w:jc w:val="center"/>
              <w:rPr>
                <w:b/>
                <w:color w:val="000000"/>
              </w:rPr>
            </w:pPr>
            <w:r w:rsidRPr="00665643">
              <w:rPr>
                <w:rFonts w:hint="eastAsia"/>
                <w:b/>
                <w:color w:val="000000"/>
              </w:rPr>
              <w:t>示例</w:t>
            </w:r>
          </w:p>
        </w:tc>
        <w:tc>
          <w:tcPr>
            <w:tcW w:w="1440" w:type="dxa"/>
          </w:tcPr>
          <w:p w:rsidR="001E4132" w:rsidRPr="00665643" w:rsidRDefault="001E4132" w:rsidP="00665643">
            <w:pPr>
              <w:jc w:val="center"/>
              <w:rPr>
                <w:b/>
                <w:color w:val="000000"/>
              </w:rPr>
            </w:pPr>
            <w:r w:rsidRPr="00665643">
              <w:rPr>
                <w:rFonts w:hint="eastAsia"/>
                <w:b/>
                <w:color w:val="000000"/>
              </w:rPr>
              <w:t>单位</w:t>
            </w:r>
          </w:p>
        </w:tc>
        <w:tc>
          <w:tcPr>
            <w:tcW w:w="4274" w:type="dxa"/>
          </w:tcPr>
          <w:p w:rsidR="001E4132" w:rsidRPr="00665643" w:rsidRDefault="001E4132" w:rsidP="00665643">
            <w:pPr>
              <w:jc w:val="center"/>
              <w:rPr>
                <w:b/>
                <w:color w:val="000000"/>
              </w:rPr>
            </w:pPr>
            <w:r w:rsidRPr="00665643">
              <w:rPr>
                <w:rFonts w:hint="eastAsia"/>
                <w:b/>
                <w:color w:val="000000"/>
              </w:rPr>
              <w:t>描述</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消息</w:t>
            </w:r>
            <w:r w:rsidRPr="00665643">
              <w:rPr>
                <w:color w:val="000000"/>
              </w:rPr>
              <w:t>ID</w:t>
            </w:r>
          </w:p>
        </w:tc>
        <w:tc>
          <w:tcPr>
            <w:tcW w:w="1440" w:type="dxa"/>
          </w:tcPr>
          <w:p w:rsidR="001E4132" w:rsidRPr="00665643" w:rsidRDefault="001E4132" w:rsidP="00161A3F">
            <w:pPr>
              <w:rPr>
                <w:color w:val="000000"/>
              </w:rPr>
            </w:pPr>
            <w:r w:rsidRPr="00665643">
              <w:rPr>
                <w:color w:val="000000"/>
              </w:rPr>
              <w:t>$</w:t>
            </w:r>
            <w:del w:id="24" w:author="boris feng" w:date="2016-08-11T15:30:00Z">
              <w:r w:rsidRPr="00665643" w:rsidDel="00161A3F">
                <w:rPr>
                  <w:color w:val="000000"/>
                </w:rPr>
                <w:delText>GPRMC</w:delText>
              </w:r>
            </w:del>
            <w:ins w:id="25" w:author="boris feng" w:date="2016-08-11T15:30:00Z">
              <w:r w:rsidR="00161A3F" w:rsidRPr="00665643">
                <w:rPr>
                  <w:color w:val="000000"/>
                </w:rPr>
                <w:t>G</w:t>
              </w:r>
              <w:r w:rsidR="00161A3F">
                <w:rPr>
                  <w:rFonts w:hint="eastAsia"/>
                  <w:color w:val="000000"/>
                </w:rPr>
                <w:t>N</w:t>
              </w:r>
              <w:r w:rsidR="00161A3F" w:rsidRPr="00665643">
                <w:rPr>
                  <w:color w:val="000000"/>
                </w:rPr>
                <w:t>RMC</w:t>
              </w:r>
            </w:ins>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r w:rsidRPr="00665643">
              <w:rPr>
                <w:color w:val="000000"/>
              </w:rPr>
              <w:t>RMC</w:t>
            </w:r>
            <w:r w:rsidRPr="00665643">
              <w:rPr>
                <w:rFonts w:hint="eastAsia"/>
                <w:color w:val="000000"/>
              </w:rPr>
              <w:t>协议头</w:t>
            </w:r>
          </w:p>
        </w:tc>
      </w:tr>
      <w:tr w:rsidR="001E4132" w:rsidRPr="00665643" w:rsidTr="00665643">
        <w:tc>
          <w:tcPr>
            <w:tcW w:w="1368" w:type="dxa"/>
          </w:tcPr>
          <w:p w:rsidR="001E4132" w:rsidRPr="00665643" w:rsidRDefault="001E4132" w:rsidP="003C2762">
            <w:pPr>
              <w:rPr>
                <w:color w:val="000000"/>
              </w:rPr>
            </w:pPr>
            <w:r w:rsidRPr="00665643">
              <w:rPr>
                <w:color w:val="000000"/>
              </w:rPr>
              <w:t>UTC</w:t>
            </w:r>
            <w:r w:rsidRPr="00665643">
              <w:rPr>
                <w:rFonts w:hint="eastAsia"/>
                <w:color w:val="000000"/>
              </w:rPr>
              <w:t>时间</w:t>
            </w:r>
          </w:p>
        </w:tc>
        <w:tc>
          <w:tcPr>
            <w:tcW w:w="1440" w:type="dxa"/>
          </w:tcPr>
          <w:p w:rsidR="001E4132" w:rsidRPr="00665643" w:rsidRDefault="001E4132" w:rsidP="003C2762">
            <w:pPr>
              <w:rPr>
                <w:color w:val="000000"/>
              </w:rPr>
            </w:pPr>
            <w:r w:rsidRPr="00665643">
              <w:rPr>
                <w:color w:val="000000"/>
              </w:rPr>
              <w:t>090758.182</w:t>
            </w: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r w:rsidRPr="00665643">
              <w:rPr>
                <w:color w:val="000000"/>
              </w:rPr>
              <w:t>hhmmss.sss</w:t>
            </w:r>
            <w:r w:rsidRPr="00665643">
              <w:rPr>
                <w:rFonts w:hint="eastAsia"/>
                <w:color w:val="000000"/>
              </w:rPr>
              <w:t>，示例中即为</w:t>
            </w:r>
            <w:r w:rsidRPr="00665643">
              <w:rPr>
                <w:color w:val="000000"/>
              </w:rPr>
              <w:t>UTC</w:t>
            </w:r>
            <w:r w:rsidRPr="00665643">
              <w:rPr>
                <w:rFonts w:hint="eastAsia"/>
                <w:color w:val="000000"/>
              </w:rPr>
              <w:t>时间</w:t>
            </w:r>
            <w:r w:rsidRPr="00665643">
              <w:rPr>
                <w:color w:val="000000"/>
              </w:rPr>
              <w:t>9</w:t>
            </w:r>
            <w:r w:rsidRPr="00665643">
              <w:rPr>
                <w:rFonts w:hint="eastAsia"/>
                <w:color w:val="000000"/>
              </w:rPr>
              <w:t>点</w:t>
            </w:r>
            <w:r w:rsidRPr="00665643">
              <w:rPr>
                <w:color w:val="000000"/>
              </w:rPr>
              <w:t>7</w:t>
            </w:r>
            <w:r w:rsidRPr="00665643">
              <w:rPr>
                <w:rFonts w:hint="eastAsia"/>
                <w:color w:val="000000"/>
              </w:rPr>
              <w:t>分</w:t>
            </w:r>
            <w:r w:rsidRPr="00665643">
              <w:rPr>
                <w:color w:val="000000"/>
              </w:rPr>
              <w:t>58.182</w:t>
            </w:r>
            <w:r w:rsidRPr="00665643">
              <w:rPr>
                <w:rFonts w:hint="eastAsia"/>
                <w:color w:val="000000"/>
              </w:rPr>
              <w:t>秒</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状态</w:t>
            </w:r>
          </w:p>
        </w:tc>
        <w:tc>
          <w:tcPr>
            <w:tcW w:w="1440" w:type="dxa"/>
          </w:tcPr>
          <w:p w:rsidR="001E4132" w:rsidRPr="00665643" w:rsidRDefault="001E4132" w:rsidP="003C2762">
            <w:pPr>
              <w:rPr>
                <w:color w:val="000000"/>
              </w:rPr>
            </w:pPr>
            <w:r w:rsidRPr="00665643">
              <w:rPr>
                <w:color w:val="000000"/>
              </w:rPr>
              <w:t>A</w:t>
            </w: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r w:rsidRPr="00665643">
              <w:rPr>
                <w:color w:val="000000"/>
              </w:rPr>
              <w:t>A</w:t>
            </w:r>
            <w:r w:rsidRPr="00665643">
              <w:rPr>
                <w:rFonts w:hint="eastAsia"/>
                <w:color w:val="000000"/>
              </w:rPr>
              <w:t>表示有效定位；</w:t>
            </w:r>
            <w:r w:rsidRPr="00665643">
              <w:rPr>
                <w:color w:val="000000"/>
              </w:rPr>
              <w:t>V</w:t>
            </w:r>
            <w:r w:rsidRPr="00665643">
              <w:rPr>
                <w:rFonts w:hint="eastAsia"/>
                <w:color w:val="000000"/>
              </w:rPr>
              <w:t>表示无效定位</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纬度</w:t>
            </w:r>
          </w:p>
        </w:tc>
        <w:tc>
          <w:tcPr>
            <w:tcW w:w="1440" w:type="dxa"/>
          </w:tcPr>
          <w:p w:rsidR="001E4132" w:rsidRPr="00665643" w:rsidRDefault="001E4132" w:rsidP="003C2762">
            <w:pPr>
              <w:rPr>
                <w:color w:val="000000"/>
              </w:rPr>
            </w:pPr>
            <w:r w:rsidRPr="00665643">
              <w:rPr>
                <w:color w:val="000000"/>
              </w:rPr>
              <w:t>3958.2382</w:t>
            </w: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bookmarkStart w:id="26" w:name="OLE_LINK8"/>
            <w:proofErr w:type="spellStart"/>
            <w:r w:rsidRPr="00665643">
              <w:rPr>
                <w:color w:val="000000"/>
              </w:rPr>
              <w:t>ddmm.mmmm</w:t>
            </w:r>
            <w:proofErr w:type="spellEnd"/>
            <w:r w:rsidRPr="00665643">
              <w:rPr>
                <w:rFonts w:hint="eastAsia"/>
                <w:color w:val="000000"/>
              </w:rPr>
              <w:t>，示例中表示</w:t>
            </w:r>
            <w:r w:rsidRPr="00665643">
              <w:rPr>
                <w:color w:val="000000"/>
              </w:rPr>
              <w:t>39</w:t>
            </w:r>
            <w:r w:rsidRPr="00665643">
              <w:rPr>
                <w:rFonts w:hint="eastAsia"/>
                <w:color w:val="000000"/>
              </w:rPr>
              <w:t>度</w:t>
            </w:r>
            <w:r w:rsidRPr="00665643">
              <w:rPr>
                <w:color w:val="000000"/>
              </w:rPr>
              <w:t>58.2382</w:t>
            </w:r>
            <w:r w:rsidRPr="00665643">
              <w:rPr>
                <w:rFonts w:hint="eastAsia"/>
                <w:color w:val="000000"/>
              </w:rPr>
              <w:t>分</w:t>
            </w:r>
            <w:bookmarkEnd w:id="26"/>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南北纬指示</w:t>
            </w:r>
          </w:p>
        </w:tc>
        <w:tc>
          <w:tcPr>
            <w:tcW w:w="1440" w:type="dxa"/>
          </w:tcPr>
          <w:p w:rsidR="001E4132" w:rsidRPr="00665643" w:rsidRDefault="001E4132" w:rsidP="003C2762">
            <w:pPr>
              <w:rPr>
                <w:color w:val="000000"/>
              </w:rPr>
            </w:pPr>
            <w:r w:rsidRPr="00665643">
              <w:rPr>
                <w:color w:val="000000"/>
              </w:rPr>
              <w:t>N</w:t>
            </w: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r w:rsidRPr="00665643">
              <w:rPr>
                <w:color w:val="000000"/>
              </w:rPr>
              <w:t>N</w:t>
            </w:r>
            <w:r w:rsidRPr="00665643">
              <w:rPr>
                <w:rFonts w:hint="eastAsia"/>
                <w:color w:val="000000"/>
              </w:rPr>
              <w:t>表示北纬，</w:t>
            </w:r>
            <w:r w:rsidRPr="00665643">
              <w:rPr>
                <w:color w:val="000000"/>
              </w:rPr>
              <w:t>S</w:t>
            </w:r>
            <w:r w:rsidRPr="00665643">
              <w:rPr>
                <w:rFonts w:hint="eastAsia"/>
                <w:color w:val="000000"/>
              </w:rPr>
              <w:t>表示南纬</w:t>
            </w:r>
          </w:p>
        </w:tc>
      </w:tr>
      <w:tr w:rsidR="001E4132" w:rsidRPr="00665643" w:rsidTr="00665643">
        <w:tc>
          <w:tcPr>
            <w:tcW w:w="1368" w:type="dxa"/>
          </w:tcPr>
          <w:p w:rsidR="001E4132" w:rsidRPr="00665643" w:rsidRDefault="001E4132" w:rsidP="003C2762">
            <w:pPr>
              <w:rPr>
                <w:color w:val="000000"/>
              </w:rPr>
            </w:pPr>
            <w:r w:rsidRPr="00665643">
              <w:rPr>
                <w:rFonts w:hint="eastAsia"/>
                <w:color w:val="000000"/>
              </w:rPr>
              <w:t>经度</w:t>
            </w:r>
          </w:p>
        </w:tc>
        <w:tc>
          <w:tcPr>
            <w:tcW w:w="1440" w:type="dxa"/>
          </w:tcPr>
          <w:p w:rsidR="001E4132" w:rsidRPr="00665643" w:rsidRDefault="001E4132" w:rsidP="003C2762">
            <w:pPr>
              <w:rPr>
                <w:color w:val="000000"/>
              </w:rPr>
            </w:pPr>
            <w:r w:rsidRPr="00665643">
              <w:rPr>
                <w:color w:val="000000"/>
              </w:rPr>
              <w:t>11621.4878</w:t>
            </w: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proofErr w:type="spellStart"/>
            <w:r w:rsidRPr="00665643">
              <w:rPr>
                <w:color w:val="000000"/>
              </w:rPr>
              <w:t>dddmm.mmmm</w:t>
            </w:r>
            <w:proofErr w:type="spellEnd"/>
            <w:r w:rsidRPr="00665643">
              <w:rPr>
                <w:rFonts w:hint="eastAsia"/>
                <w:color w:val="000000"/>
              </w:rPr>
              <w:t>，示例中表示</w:t>
            </w:r>
            <w:r w:rsidRPr="00665643">
              <w:rPr>
                <w:color w:val="000000"/>
              </w:rPr>
              <w:t>116</w:t>
            </w:r>
            <w:r w:rsidRPr="00665643">
              <w:rPr>
                <w:rFonts w:hint="eastAsia"/>
                <w:color w:val="000000"/>
              </w:rPr>
              <w:t>度</w:t>
            </w:r>
            <w:r w:rsidRPr="00665643">
              <w:rPr>
                <w:color w:val="000000"/>
              </w:rPr>
              <w:t>21.4878</w:t>
            </w:r>
            <w:r w:rsidRPr="00665643">
              <w:rPr>
                <w:rFonts w:hint="eastAsia"/>
                <w:color w:val="000000"/>
              </w:rPr>
              <w:t>分</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lastRenderedPageBreak/>
              <w:t>东西经指示</w:t>
            </w:r>
          </w:p>
        </w:tc>
        <w:tc>
          <w:tcPr>
            <w:tcW w:w="1440" w:type="dxa"/>
          </w:tcPr>
          <w:p w:rsidR="001E4132" w:rsidRPr="00665643" w:rsidRDefault="001E4132" w:rsidP="003C2762">
            <w:pPr>
              <w:rPr>
                <w:color w:val="000000"/>
              </w:rPr>
            </w:pPr>
            <w:r w:rsidRPr="00665643">
              <w:rPr>
                <w:color w:val="000000"/>
              </w:rPr>
              <w:t>E</w:t>
            </w: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r w:rsidRPr="00665643">
              <w:rPr>
                <w:color w:val="000000"/>
              </w:rPr>
              <w:t>E</w:t>
            </w:r>
            <w:r w:rsidRPr="00665643">
              <w:rPr>
                <w:rFonts w:hint="eastAsia"/>
                <w:color w:val="000000"/>
              </w:rPr>
              <w:t>表示东经；</w:t>
            </w:r>
            <w:r w:rsidRPr="00665643">
              <w:rPr>
                <w:color w:val="000000"/>
              </w:rPr>
              <w:t>W</w:t>
            </w:r>
            <w:r w:rsidRPr="00665643">
              <w:rPr>
                <w:rFonts w:hint="eastAsia"/>
                <w:color w:val="000000"/>
              </w:rPr>
              <w:t>表示西经</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地面速率</w:t>
            </w:r>
          </w:p>
        </w:tc>
        <w:tc>
          <w:tcPr>
            <w:tcW w:w="1440" w:type="dxa"/>
          </w:tcPr>
          <w:p w:rsidR="001E4132" w:rsidRPr="00665643" w:rsidRDefault="001E4132" w:rsidP="003C2762">
            <w:pPr>
              <w:rPr>
                <w:color w:val="000000"/>
              </w:rPr>
            </w:pPr>
            <w:r w:rsidRPr="00665643">
              <w:rPr>
                <w:color w:val="000000"/>
              </w:rPr>
              <w:t>1.06</w:t>
            </w:r>
          </w:p>
        </w:tc>
        <w:tc>
          <w:tcPr>
            <w:tcW w:w="1440" w:type="dxa"/>
          </w:tcPr>
          <w:p w:rsidR="001E4132" w:rsidRPr="00665643" w:rsidRDefault="001E4132" w:rsidP="003C2762">
            <w:pPr>
              <w:rPr>
                <w:color w:val="000000"/>
              </w:rPr>
            </w:pPr>
            <w:r w:rsidRPr="00665643">
              <w:rPr>
                <w:rFonts w:hint="eastAsia"/>
                <w:color w:val="000000"/>
              </w:rPr>
              <w:t>海里</w:t>
            </w:r>
            <w:r w:rsidRPr="00665643">
              <w:rPr>
                <w:color w:val="000000"/>
              </w:rPr>
              <w:t>/</w:t>
            </w:r>
            <w:r w:rsidRPr="00665643">
              <w:rPr>
                <w:rFonts w:hint="eastAsia"/>
                <w:color w:val="000000"/>
              </w:rPr>
              <w:t>小时</w:t>
            </w:r>
          </w:p>
        </w:tc>
        <w:tc>
          <w:tcPr>
            <w:tcW w:w="4274" w:type="dxa"/>
          </w:tcPr>
          <w:p w:rsidR="001E4132" w:rsidRPr="00665643" w:rsidRDefault="001E4132" w:rsidP="003C2762">
            <w:pPr>
              <w:rPr>
                <w:color w:val="000000"/>
              </w:rPr>
            </w:pPr>
            <w:r w:rsidRPr="00665643">
              <w:rPr>
                <w:rFonts w:hint="eastAsia"/>
                <w:color w:val="000000"/>
              </w:rPr>
              <w:t>示例中表示地面速率为</w:t>
            </w:r>
            <w:smartTag w:uri="urn:schemas-microsoft-com:office:smarttags" w:element="chmetcnv">
              <w:smartTagPr>
                <w:attr w:name="UnitName" w:val="a"/>
                <w:attr w:name="SourceValue" w:val="6"/>
                <w:attr w:name="HasSpace" w:val="False"/>
                <w:attr w:name="Negative" w:val="False"/>
                <w:attr w:name="NumberType" w:val="1"/>
                <w:attr w:name="TCSC" w:val="0"/>
              </w:smartTagPr>
              <w:r w:rsidRPr="00665643">
                <w:rPr>
                  <w:color w:val="000000"/>
                </w:rPr>
                <w:t>1.06</w:t>
              </w:r>
              <w:r w:rsidRPr="00665643">
                <w:rPr>
                  <w:rFonts w:hint="eastAsia"/>
                  <w:color w:val="000000"/>
                </w:rPr>
                <w:t>海里</w:t>
              </w:r>
            </w:smartTag>
            <w:r w:rsidRPr="00665643">
              <w:rPr>
                <w:color w:val="000000"/>
              </w:rPr>
              <w:t>/</w:t>
            </w:r>
            <w:r w:rsidRPr="00665643">
              <w:rPr>
                <w:rFonts w:hint="eastAsia"/>
                <w:color w:val="000000"/>
              </w:rPr>
              <w:t>小时。</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地面航向</w:t>
            </w:r>
          </w:p>
        </w:tc>
        <w:tc>
          <w:tcPr>
            <w:tcW w:w="1440" w:type="dxa"/>
          </w:tcPr>
          <w:p w:rsidR="001E4132" w:rsidRPr="00665643" w:rsidRDefault="001E4132" w:rsidP="003C2762">
            <w:pPr>
              <w:rPr>
                <w:color w:val="000000"/>
              </w:rPr>
            </w:pPr>
            <w:r w:rsidRPr="00665643">
              <w:rPr>
                <w:color w:val="000000"/>
              </w:rPr>
              <w:t>201.56</w:t>
            </w:r>
          </w:p>
        </w:tc>
        <w:tc>
          <w:tcPr>
            <w:tcW w:w="1440" w:type="dxa"/>
          </w:tcPr>
          <w:p w:rsidR="001E4132" w:rsidRPr="00665643" w:rsidRDefault="001E4132" w:rsidP="003C2762">
            <w:pPr>
              <w:rPr>
                <w:color w:val="000000"/>
              </w:rPr>
            </w:pPr>
            <w:r w:rsidRPr="00665643">
              <w:rPr>
                <w:rFonts w:hint="eastAsia"/>
                <w:color w:val="000000"/>
              </w:rPr>
              <w:t>度</w:t>
            </w:r>
          </w:p>
        </w:tc>
        <w:tc>
          <w:tcPr>
            <w:tcW w:w="4274" w:type="dxa"/>
          </w:tcPr>
          <w:p w:rsidR="001E4132" w:rsidRPr="00665643" w:rsidRDefault="001E4132" w:rsidP="003C2762">
            <w:pPr>
              <w:rPr>
                <w:color w:val="000000"/>
              </w:rPr>
            </w:pPr>
            <w:r w:rsidRPr="00665643">
              <w:rPr>
                <w:rFonts w:hint="eastAsia"/>
                <w:color w:val="000000"/>
              </w:rPr>
              <w:t>以</w:t>
            </w:r>
            <w:proofErr w:type="gramStart"/>
            <w:r w:rsidRPr="00665643">
              <w:rPr>
                <w:rFonts w:hint="eastAsia"/>
                <w:color w:val="000000"/>
              </w:rPr>
              <w:t>正北为</w:t>
            </w:r>
            <w:proofErr w:type="gramEnd"/>
            <w:r w:rsidRPr="00665643">
              <w:rPr>
                <w:rFonts w:hint="eastAsia"/>
                <w:color w:val="000000"/>
              </w:rPr>
              <w:t>参考基准</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日期</w:t>
            </w:r>
          </w:p>
        </w:tc>
        <w:tc>
          <w:tcPr>
            <w:tcW w:w="1440" w:type="dxa"/>
          </w:tcPr>
          <w:p w:rsidR="001E4132" w:rsidRPr="00665643" w:rsidRDefault="001E4132" w:rsidP="003C2762">
            <w:pPr>
              <w:rPr>
                <w:color w:val="000000"/>
              </w:rPr>
            </w:pPr>
            <w:r w:rsidRPr="00665643">
              <w:rPr>
                <w:color w:val="000000"/>
              </w:rPr>
              <w:t>120211</w:t>
            </w: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proofErr w:type="spellStart"/>
            <w:r w:rsidRPr="00665643">
              <w:rPr>
                <w:color w:val="000000"/>
              </w:rPr>
              <w:t>ddmmyy</w:t>
            </w:r>
            <w:proofErr w:type="spellEnd"/>
            <w:r w:rsidRPr="00665643">
              <w:rPr>
                <w:rFonts w:hint="eastAsia"/>
                <w:color w:val="000000"/>
              </w:rPr>
              <w:t>，示例中表示</w:t>
            </w:r>
            <w:smartTag w:uri="urn:schemas-microsoft-com:office:smarttags" w:element="chmetcnv">
              <w:smartTagPr>
                <w:attr w:name="UnitName" w:val="a"/>
                <w:attr w:name="SourceValue" w:val="6"/>
                <w:attr w:name="HasSpace" w:val="False"/>
                <w:attr w:name="Negative" w:val="False"/>
                <w:attr w:name="NumberType" w:val="1"/>
                <w:attr w:name="TCSC" w:val="0"/>
              </w:smartTagPr>
              <w:r w:rsidRPr="00665643">
                <w:rPr>
                  <w:color w:val="000000"/>
                </w:rPr>
                <w:t>2011</w:t>
              </w:r>
              <w:r w:rsidRPr="00665643">
                <w:rPr>
                  <w:rFonts w:hint="eastAsia"/>
                  <w:color w:val="000000"/>
                </w:rPr>
                <w:t>年</w:t>
              </w:r>
              <w:r w:rsidRPr="00665643">
                <w:rPr>
                  <w:color w:val="000000"/>
                </w:rPr>
                <w:t>2</w:t>
              </w:r>
              <w:r w:rsidRPr="00665643">
                <w:rPr>
                  <w:rFonts w:hint="eastAsia"/>
                  <w:color w:val="000000"/>
                </w:rPr>
                <w:t>月</w:t>
              </w:r>
              <w:r w:rsidRPr="00665643">
                <w:rPr>
                  <w:color w:val="000000"/>
                </w:rPr>
                <w:t>12</w:t>
              </w:r>
              <w:r w:rsidRPr="00665643">
                <w:rPr>
                  <w:rFonts w:hint="eastAsia"/>
                  <w:color w:val="000000"/>
                </w:rPr>
                <w:t>日</w:t>
              </w:r>
            </w:smartTag>
          </w:p>
        </w:tc>
      </w:tr>
      <w:tr w:rsidR="001E4132" w:rsidRPr="00665643" w:rsidTr="00665643">
        <w:trPr>
          <w:trHeight w:hRule="exact" w:val="397"/>
        </w:trPr>
        <w:tc>
          <w:tcPr>
            <w:tcW w:w="1368" w:type="dxa"/>
          </w:tcPr>
          <w:p w:rsidR="001E4132" w:rsidRPr="00665643" w:rsidRDefault="001E4132" w:rsidP="003C2762">
            <w:pPr>
              <w:rPr>
                <w:color w:val="000000"/>
              </w:rPr>
            </w:pPr>
            <w:proofErr w:type="gramStart"/>
            <w:r w:rsidRPr="00665643">
              <w:rPr>
                <w:rFonts w:hint="eastAsia"/>
                <w:color w:val="000000"/>
              </w:rPr>
              <w:t>磁变</w:t>
            </w:r>
            <w:proofErr w:type="gramEnd"/>
          </w:p>
        </w:tc>
        <w:tc>
          <w:tcPr>
            <w:tcW w:w="1440" w:type="dxa"/>
          </w:tcPr>
          <w:p w:rsidR="001E4132" w:rsidRPr="00665643" w:rsidRDefault="001E4132" w:rsidP="003C2762">
            <w:pPr>
              <w:rPr>
                <w:color w:val="000000"/>
              </w:rPr>
            </w:pPr>
          </w:p>
        </w:tc>
        <w:tc>
          <w:tcPr>
            <w:tcW w:w="1440" w:type="dxa"/>
          </w:tcPr>
          <w:p w:rsidR="001E4132" w:rsidRPr="00665643" w:rsidRDefault="001E4132" w:rsidP="003C2762">
            <w:pPr>
              <w:rPr>
                <w:color w:val="000000"/>
              </w:rPr>
            </w:pPr>
            <w:r w:rsidRPr="00665643">
              <w:rPr>
                <w:rFonts w:hint="eastAsia"/>
                <w:color w:val="000000"/>
              </w:rPr>
              <w:t>度</w:t>
            </w:r>
          </w:p>
        </w:tc>
        <w:tc>
          <w:tcPr>
            <w:tcW w:w="4274" w:type="dxa"/>
          </w:tcPr>
          <w:p w:rsidR="001E4132" w:rsidRPr="00665643" w:rsidRDefault="001E4132" w:rsidP="003C2762">
            <w:pPr>
              <w:rPr>
                <w:color w:val="000000"/>
              </w:rPr>
            </w:pPr>
            <w:r w:rsidRPr="00665643">
              <w:rPr>
                <w:color w:val="000000"/>
              </w:rPr>
              <w:t>E</w:t>
            </w:r>
            <w:r w:rsidRPr="00665643">
              <w:rPr>
                <w:rFonts w:hint="eastAsia"/>
                <w:color w:val="000000"/>
              </w:rPr>
              <w:t>表示东；</w:t>
            </w:r>
            <w:r w:rsidRPr="00665643">
              <w:rPr>
                <w:color w:val="000000"/>
              </w:rPr>
              <w:t>W</w:t>
            </w:r>
            <w:r w:rsidRPr="00665643">
              <w:rPr>
                <w:rFonts w:hint="eastAsia"/>
                <w:color w:val="000000"/>
              </w:rPr>
              <w:t>表示西</w:t>
            </w: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rFonts w:hint="eastAsia"/>
                <w:color w:val="000000"/>
              </w:rPr>
              <w:t>校验</w:t>
            </w:r>
          </w:p>
        </w:tc>
        <w:tc>
          <w:tcPr>
            <w:tcW w:w="1440" w:type="dxa"/>
          </w:tcPr>
          <w:p w:rsidR="001E4132" w:rsidRPr="00665643" w:rsidRDefault="001E4132" w:rsidP="003C2762">
            <w:pPr>
              <w:rPr>
                <w:color w:val="000000"/>
              </w:rPr>
            </w:pPr>
            <w:r w:rsidRPr="00665643">
              <w:rPr>
                <w:color w:val="000000"/>
              </w:rPr>
              <w:t>*</w:t>
            </w:r>
            <w:smartTag w:uri="urn:schemas-microsoft-com:office:smarttags" w:element="chmetcnv">
              <w:smartTagPr>
                <w:attr w:name="UnitName" w:val="a"/>
                <w:attr w:name="SourceValue" w:val="6"/>
                <w:attr w:name="HasSpace" w:val="False"/>
                <w:attr w:name="Negative" w:val="False"/>
                <w:attr w:name="NumberType" w:val="1"/>
                <w:attr w:name="TCSC" w:val="0"/>
              </w:smartTagPr>
              <w:r w:rsidRPr="00665643">
                <w:rPr>
                  <w:color w:val="000000"/>
                </w:rPr>
                <w:t>6A</w:t>
              </w:r>
            </w:smartTag>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p>
        </w:tc>
      </w:tr>
      <w:tr w:rsidR="001E4132" w:rsidRPr="00665643" w:rsidTr="00665643">
        <w:trPr>
          <w:trHeight w:hRule="exact" w:val="397"/>
        </w:trPr>
        <w:tc>
          <w:tcPr>
            <w:tcW w:w="1368" w:type="dxa"/>
          </w:tcPr>
          <w:p w:rsidR="001E4132" w:rsidRPr="00665643" w:rsidRDefault="001E4132" w:rsidP="003C2762">
            <w:pPr>
              <w:rPr>
                <w:color w:val="000000"/>
              </w:rPr>
            </w:pPr>
            <w:r w:rsidRPr="00665643">
              <w:rPr>
                <w:color w:val="000000"/>
              </w:rPr>
              <w:t>&lt;CR&gt;&lt;LF&gt;</w:t>
            </w:r>
          </w:p>
        </w:tc>
        <w:tc>
          <w:tcPr>
            <w:tcW w:w="1440" w:type="dxa"/>
          </w:tcPr>
          <w:p w:rsidR="001E4132" w:rsidRPr="00665643" w:rsidRDefault="001E4132" w:rsidP="003C2762">
            <w:pPr>
              <w:rPr>
                <w:color w:val="000000"/>
              </w:rPr>
            </w:pPr>
          </w:p>
        </w:tc>
        <w:tc>
          <w:tcPr>
            <w:tcW w:w="1440" w:type="dxa"/>
          </w:tcPr>
          <w:p w:rsidR="001E4132" w:rsidRPr="00665643" w:rsidRDefault="001E4132" w:rsidP="003C2762">
            <w:pPr>
              <w:rPr>
                <w:color w:val="000000"/>
              </w:rPr>
            </w:pPr>
          </w:p>
        </w:tc>
        <w:tc>
          <w:tcPr>
            <w:tcW w:w="4274" w:type="dxa"/>
          </w:tcPr>
          <w:p w:rsidR="001E4132" w:rsidRPr="00665643" w:rsidRDefault="001E4132" w:rsidP="003C2762">
            <w:pPr>
              <w:rPr>
                <w:color w:val="000000"/>
              </w:rPr>
            </w:pPr>
            <w:r w:rsidRPr="00665643">
              <w:rPr>
                <w:rFonts w:hint="eastAsia"/>
                <w:color w:val="000000"/>
              </w:rPr>
              <w:t>消息终止标记</w:t>
            </w:r>
          </w:p>
        </w:tc>
      </w:tr>
    </w:tbl>
    <w:p w:rsidR="001E4132" w:rsidRDefault="001E4132" w:rsidP="00F845DB">
      <w:pPr>
        <w:spacing w:after="81"/>
        <w:ind w:left="-1" w:firstLineChars="1000" w:firstLine="2100"/>
      </w:pPr>
      <w:proofErr w:type="gramStart"/>
      <w:r>
        <w:rPr>
          <w:rFonts w:hint="eastAsia"/>
        </w:rPr>
        <w:t>表附</w:t>
      </w:r>
      <w:proofErr w:type="gramEnd"/>
      <w:r>
        <w:t>5-1</w:t>
      </w:r>
      <w:r>
        <w:rPr>
          <w:rFonts w:hint="eastAsia"/>
        </w:rPr>
        <w:t>：</w:t>
      </w:r>
      <w:r>
        <w:t>GPS</w:t>
      </w:r>
      <w:r>
        <w:rPr>
          <w:rFonts w:hint="eastAsia"/>
        </w:rPr>
        <w:t>数据包格式解析</w:t>
      </w:r>
    </w:p>
    <w:p w:rsidR="001E4132" w:rsidRDefault="001E4132" w:rsidP="0029417C">
      <w:pPr>
        <w:spacing w:after="81"/>
      </w:pPr>
    </w:p>
    <w:p w:rsidR="001E4132" w:rsidRDefault="001E4132" w:rsidP="00ED13C2">
      <w:pPr>
        <w:spacing w:after="81"/>
        <w:rPr>
          <w:b/>
          <w:bCs/>
          <w:kern w:val="44"/>
          <w:sz w:val="44"/>
          <w:szCs w:val="44"/>
        </w:rPr>
      </w:pPr>
      <w:r>
        <w:rPr>
          <w:rFonts w:hint="eastAsia"/>
        </w:rPr>
        <w:t>根据以上分析可得：</w:t>
      </w:r>
      <w:r w:rsidRPr="00605981">
        <w:rPr>
          <w:rFonts w:hint="eastAsia"/>
          <w:color w:val="000000"/>
        </w:rPr>
        <w:t>①</w:t>
      </w:r>
      <w:r>
        <w:rPr>
          <w:rFonts w:hint="eastAsia"/>
          <w:color w:val="000000"/>
        </w:rPr>
        <w:t>为</w:t>
      </w:r>
      <w:r>
        <w:rPr>
          <w:color w:val="000000"/>
        </w:rPr>
        <w:t>GPS</w:t>
      </w:r>
      <w:r>
        <w:rPr>
          <w:rFonts w:hint="eastAsia"/>
          <w:color w:val="000000"/>
        </w:rPr>
        <w:t>无效定位，②为</w:t>
      </w:r>
      <w:r>
        <w:rPr>
          <w:color w:val="000000"/>
        </w:rPr>
        <w:t>GPS</w:t>
      </w:r>
      <w:r>
        <w:rPr>
          <w:rFonts w:hint="eastAsia"/>
          <w:color w:val="000000"/>
        </w:rPr>
        <w:t>有效定位。</w:t>
      </w:r>
      <w:bookmarkStart w:id="27" w:name="_Toc387394697"/>
      <w:bookmarkStart w:id="28" w:name="_Toc398284877"/>
      <w:bookmarkEnd w:id="27"/>
      <w:bookmarkEnd w:id="28"/>
    </w:p>
    <w:sectPr w:rsidR="001E4132" w:rsidSect="007D161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A09" w:rsidRDefault="00812A09" w:rsidP="008C31A9">
      <w:r>
        <w:separator/>
      </w:r>
    </w:p>
  </w:endnote>
  <w:endnote w:type="continuationSeparator" w:id="0">
    <w:p w:rsidR="00812A09" w:rsidRDefault="00812A09" w:rsidP="008C31A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132" w:rsidRDefault="001E413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132" w:rsidRDefault="005D0175">
    <w:pPr>
      <w:pStyle w:val="a4"/>
      <w:jc w:val="right"/>
      <w:rPr>
        <w:noProof/>
      </w:rPr>
    </w:pPr>
    <w:r>
      <w:rPr>
        <w:noProof/>
      </w:rPr>
      <w:pict>
        <v:line id="直接连接符 2" o:spid="_x0000_s2051" style="position:absolute;left:0;text-align:left;flip:y;z-index:1;visibility:visible;mso-wrap-distance-top:-3e-5mm;mso-wrap-distance-bottom:-3e-5mm;mso-position-horizontal-relative:margin" from="6.75pt,4.9pt" to="417pt,4.9pt" strokeweight=".5pt">
          <v:stroke joinstyle="miter"/>
          <o:lock v:ext="edit" shapetype="f"/>
          <w10:wrap anchorx="margin"/>
        </v:line>
      </w:pict>
    </w:r>
  </w:p>
  <w:p w:rsidR="001E4132" w:rsidRPr="00836ABA" w:rsidRDefault="005D0175">
    <w:pPr>
      <w:pStyle w:val="a4"/>
      <w:jc w:val="right"/>
      <w:rPr>
        <w:b/>
        <w:color w:val="000000"/>
      </w:rPr>
    </w:pPr>
    <w:r w:rsidRPr="00836ABA">
      <w:rPr>
        <w:b/>
        <w:color w:val="000000"/>
      </w:rPr>
      <w:fldChar w:fldCharType="begin"/>
    </w:r>
    <w:r w:rsidR="001E4132" w:rsidRPr="00836ABA">
      <w:rPr>
        <w:b/>
        <w:color w:val="000000"/>
      </w:rPr>
      <w:instrText>PAGE   \* MERGEFORMAT</w:instrText>
    </w:r>
    <w:r w:rsidRPr="00836ABA">
      <w:rPr>
        <w:b/>
        <w:color w:val="000000"/>
      </w:rPr>
      <w:fldChar w:fldCharType="separate"/>
    </w:r>
    <w:r w:rsidR="00161A3F" w:rsidRPr="00161A3F">
      <w:rPr>
        <w:b/>
        <w:noProof/>
        <w:color w:val="000000"/>
        <w:lang w:val="zh-CN"/>
      </w:rPr>
      <w:t>18</w:t>
    </w:r>
    <w:r w:rsidRPr="00836ABA">
      <w:rPr>
        <w:b/>
        <w:color w:val="000000"/>
      </w:rPr>
      <w:fldChar w:fldCharType="end"/>
    </w:r>
  </w:p>
  <w:p w:rsidR="001E4132" w:rsidRDefault="001E4132">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132" w:rsidRDefault="001E413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A09" w:rsidRDefault="00812A09" w:rsidP="008C31A9">
      <w:r>
        <w:separator/>
      </w:r>
    </w:p>
  </w:footnote>
  <w:footnote w:type="continuationSeparator" w:id="0">
    <w:p w:rsidR="00812A09" w:rsidRDefault="00812A09" w:rsidP="008C31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132" w:rsidRDefault="005D017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907694" o:spid="_x0000_s2049" type="#_x0000_t75" style="position:absolute;left:0;text-align:left;margin-left:0;margin-top:0;width:414.85pt;height:586.8pt;z-index:-2;mso-position-horizontal:center;mso-position-horizontal-relative:margin;mso-position-vertical:center;mso-position-vertical-relative:margin" o:allowincell="f">
          <v:imagedata r:id="rId1" o:title=""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132" w:rsidRDefault="005D0175" w:rsidP="00665643">
    <w:pPr>
      <w:pStyle w:val="a3"/>
      <w:tabs>
        <w:tab w:val="clear" w:pos="8306"/>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907695" o:spid="_x0000_s2050" type="#_x0000_t75" style="position:absolute;left:0;text-align:left;margin-left:0;margin-top:0;width:414.85pt;height:586.8pt;z-index:-1;mso-position-horizontal:center;mso-position-horizontal-relative:margin;mso-position-vertical:center;mso-position-vertical-relative:margin" o:allowincell="f">
          <v:imagedata r:id="rId1" o:title="" gain="19661f" blacklevel="22938f"/>
          <w10:wrap anchorx="margin" anchory="margin"/>
        </v:shape>
      </w:pict>
    </w:r>
    <w:r w:rsidR="00977760">
      <w:rPr>
        <w:noProof/>
      </w:rPr>
      <w:pict>
        <v:shape id="图片 33" o:spid="_x0000_i1052" type="#_x0000_t75" style="width:68pt;height:29.35pt;visibility:visible">
          <v:imagedata r:id="rId2" o:title=""/>
        </v:shape>
      </w:pict>
    </w:r>
    <w:r w:rsidR="001E4132">
      <w:tab/>
      <w:t xml:space="preserve"> ZH</w:t>
    </w:r>
    <w:r w:rsidR="001E4132" w:rsidRPr="00DE4633">
      <w:t>-</w:t>
    </w:r>
    <w:r w:rsidR="001E4132">
      <w:t>6610</w:t>
    </w:r>
    <w:r w:rsidR="001E4132" w:rsidRPr="00DE4633">
      <w:rPr>
        <w:rFonts w:hint="eastAsia"/>
      </w:rPr>
      <w:t>使用</w:t>
    </w:r>
    <w:r w:rsidR="001E4132">
      <w:rPr>
        <w:rFonts w:hint="eastAsia"/>
      </w:rPr>
      <w:t>手册</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132" w:rsidRDefault="005D017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907693" o:spid="_x0000_s2052" type="#_x0000_t75" style="position:absolute;left:0;text-align:left;margin-left:0;margin-top:0;width:414.85pt;height:586.8pt;z-index:-3;mso-position-horizontal:center;mso-position-horizontal-relative:margin;mso-position-vertical:center;mso-position-vertical-relative:margin" o:allowincell="f">
          <v:imagedata r:id="rId1" o:title=""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10321"/>
    <w:multiLevelType w:val="hybridMultilevel"/>
    <w:tmpl w:val="8936755C"/>
    <w:lvl w:ilvl="0" w:tplc="0409000D">
      <w:start w:val="1"/>
      <w:numFmt w:val="bullet"/>
      <w:lvlText w:val=""/>
      <w:lvlJc w:val="left"/>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1">
    <w:nsid w:val="032F63B3"/>
    <w:multiLevelType w:val="hybridMultilevel"/>
    <w:tmpl w:val="E68E99DE"/>
    <w:lvl w:ilvl="0" w:tplc="4190AE54">
      <w:start w:val="1"/>
      <w:numFmt w:val="decimal"/>
      <w:lvlText w:val="%1)"/>
      <w:lvlJc w:val="left"/>
      <w:pPr>
        <w:ind w:left="844" w:hanging="420"/>
      </w:pPr>
      <w:rPr>
        <w:rFonts w:cs="Times New Roman" w:hint="eastAsia"/>
      </w:rPr>
    </w:lvl>
    <w:lvl w:ilvl="1" w:tplc="04090019" w:tentative="1">
      <w:start w:val="1"/>
      <w:numFmt w:val="lowerLetter"/>
      <w:lvlText w:val="%2)"/>
      <w:lvlJc w:val="left"/>
      <w:pPr>
        <w:ind w:left="1264" w:hanging="420"/>
      </w:pPr>
      <w:rPr>
        <w:rFonts w:cs="Times New Roman"/>
      </w:rPr>
    </w:lvl>
    <w:lvl w:ilvl="2" w:tplc="0409001B" w:tentative="1">
      <w:start w:val="1"/>
      <w:numFmt w:val="lowerRoman"/>
      <w:lvlText w:val="%3."/>
      <w:lvlJc w:val="right"/>
      <w:pPr>
        <w:ind w:left="1684" w:hanging="420"/>
      </w:pPr>
      <w:rPr>
        <w:rFonts w:cs="Times New Roman"/>
      </w:rPr>
    </w:lvl>
    <w:lvl w:ilvl="3" w:tplc="0409000F" w:tentative="1">
      <w:start w:val="1"/>
      <w:numFmt w:val="decimal"/>
      <w:lvlText w:val="%4."/>
      <w:lvlJc w:val="left"/>
      <w:pPr>
        <w:ind w:left="2104" w:hanging="420"/>
      </w:pPr>
      <w:rPr>
        <w:rFonts w:cs="Times New Roman"/>
      </w:rPr>
    </w:lvl>
    <w:lvl w:ilvl="4" w:tplc="04090019" w:tentative="1">
      <w:start w:val="1"/>
      <w:numFmt w:val="lowerLetter"/>
      <w:lvlText w:val="%5)"/>
      <w:lvlJc w:val="left"/>
      <w:pPr>
        <w:ind w:left="2524" w:hanging="420"/>
      </w:pPr>
      <w:rPr>
        <w:rFonts w:cs="Times New Roman"/>
      </w:rPr>
    </w:lvl>
    <w:lvl w:ilvl="5" w:tplc="0409001B" w:tentative="1">
      <w:start w:val="1"/>
      <w:numFmt w:val="lowerRoman"/>
      <w:lvlText w:val="%6."/>
      <w:lvlJc w:val="right"/>
      <w:pPr>
        <w:ind w:left="2944" w:hanging="420"/>
      </w:pPr>
      <w:rPr>
        <w:rFonts w:cs="Times New Roman"/>
      </w:rPr>
    </w:lvl>
    <w:lvl w:ilvl="6" w:tplc="0409000F" w:tentative="1">
      <w:start w:val="1"/>
      <w:numFmt w:val="decimal"/>
      <w:lvlText w:val="%7."/>
      <w:lvlJc w:val="left"/>
      <w:pPr>
        <w:ind w:left="3364" w:hanging="420"/>
      </w:pPr>
      <w:rPr>
        <w:rFonts w:cs="Times New Roman"/>
      </w:rPr>
    </w:lvl>
    <w:lvl w:ilvl="7" w:tplc="04090019" w:tentative="1">
      <w:start w:val="1"/>
      <w:numFmt w:val="lowerLetter"/>
      <w:lvlText w:val="%8)"/>
      <w:lvlJc w:val="left"/>
      <w:pPr>
        <w:ind w:left="3784" w:hanging="420"/>
      </w:pPr>
      <w:rPr>
        <w:rFonts w:cs="Times New Roman"/>
      </w:rPr>
    </w:lvl>
    <w:lvl w:ilvl="8" w:tplc="0409001B" w:tentative="1">
      <w:start w:val="1"/>
      <w:numFmt w:val="lowerRoman"/>
      <w:lvlText w:val="%9."/>
      <w:lvlJc w:val="right"/>
      <w:pPr>
        <w:ind w:left="4204" w:hanging="420"/>
      </w:pPr>
      <w:rPr>
        <w:rFonts w:cs="Times New Roman"/>
      </w:rPr>
    </w:lvl>
  </w:abstractNum>
  <w:abstractNum w:abstractNumId="2">
    <w:nsid w:val="05182A66"/>
    <w:multiLevelType w:val="hybridMultilevel"/>
    <w:tmpl w:val="02780020"/>
    <w:lvl w:ilvl="0" w:tplc="0C0ED22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A9B7D1B"/>
    <w:multiLevelType w:val="hybridMultilevel"/>
    <w:tmpl w:val="A7C49F4C"/>
    <w:lvl w:ilvl="0" w:tplc="95C4128A">
      <w:start w:val="2"/>
      <w:numFmt w:val="decimal"/>
      <w:lvlText w:val="%1、"/>
      <w:lvlJc w:val="left"/>
      <w:pPr>
        <w:ind w:left="2638"/>
      </w:pPr>
      <w:rPr>
        <w:rFonts w:ascii="Calibri" w:eastAsia="Times New Roman" w:hAnsi="Calibri" w:cs="Calibri"/>
        <w:b w:val="0"/>
        <w:i w:val="0"/>
        <w:strike w:val="0"/>
        <w:dstrike w:val="0"/>
        <w:color w:val="000000"/>
        <w:sz w:val="21"/>
        <w:szCs w:val="21"/>
        <w:u w:val="none" w:color="000000"/>
        <w:vertAlign w:val="baseline"/>
      </w:rPr>
    </w:lvl>
    <w:lvl w:ilvl="1" w:tplc="923A2710">
      <w:start w:val="1"/>
      <w:numFmt w:val="lowerLetter"/>
      <w:lvlText w:val="%2"/>
      <w:lvlJc w:val="left"/>
      <w:pPr>
        <w:ind w:left="3358"/>
      </w:pPr>
      <w:rPr>
        <w:rFonts w:ascii="Calibri" w:eastAsia="Times New Roman" w:hAnsi="Calibri" w:cs="Calibri"/>
        <w:b w:val="0"/>
        <w:i w:val="0"/>
        <w:strike w:val="0"/>
        <w:dstrike w:val="0"/>
        <w:color w:val="000000"/>
        <w:sz w:val="21"/>
        <w:szCs w:val="21"/>
        <w:u w:val="none" w:color="000000"/>
        <w:vertAlign w:val="baseline"/>
      </w:rPr>
    </w:lvl>
    <w:lvl w:ilvl="2" w:tplc="E2EAEC82">
      <w:start w:val="1"/>
      <w:numFmt w:val="lowerRoman"/>
      <w:lvlText w:val="%3"/>
      <w:lvlJc w:val="left"/>
      <w:pPr>
        <w:ind w:left="4078"/>
      </w:pPr>
      <w:rPr>
        <w:rFonts w:ascii="Calibri" w:eastAsia="Times New Roman" w:hAnsi="Calibri" w:cs="Calibri"/>
        <w:b w:val="0"/>
        <w:i w:val="0"/>
        <w:strike w:val="0"/>
        <w:dstrike w:val="0"/>
        <w:color w:val="000000"/>
        <w:sz w:val="21"/>
        <w:szCs w:val="21"/>
        <w:u w:val="none" w:color="000000"/>
        <w:vertAlign w:val="baseline"/>
      </w:rPr>
    </w:lvl>
    <w:lvl w:ilvl="3" w:tplc="FDE87728">
      <w:start w:val="1"/>
      <w:numFmt w:val="decimal"/>
      <w:lvlText w:val="%4"/>
      <w:lvlJc w:val="left"/>
      <w:pPr>
        <w:ind w:left="4798"/>
      </w:pPr>
      <w:rPr>
        <w:rFonts w:ascii="Calibri" w:eastAsia="Times New Roman" w:hAnsi="Calibri" w:cs="Calibri"/>
        <w:b w:val="0"/>
        <w:i w:val="0"/>
        <w:strike w:val="0"/>
        <w:dstrike w:val="0"/>
        <w:color w:val="000000"/>
        <w:sz w:val="21"/>
        <w:szCs w:val="21"/>
        <w:u w:val="none" w:color="000000"/>
        <w:vertAlign w:val="baseline"/>
      </w:rPr>
    </w:lvl>
    <w:lvl w:ilvl="4" w:tplc="BDD895F8">
      <w:start w:val="1"/>
      <w:numFmt w:val="lowerLetter"/>
      <w:lvlText w:val="%5"/>
      <w:lvlJc w:val="left"/>
      <w:pPr>
        <w:ind w:left="5518"/>
      </w:pPr>
      <w:rPr>
        <w:rFonts w:ascii="Calibri" w:eastAsia="Times New Roman" w:hAnsi="Calibri" w:cs="Calibri"/>
        <w:b w:val="0"/>
        <w:i w:val="0"/>
        <w:strike w:val="0"/>
        <w:dstrike w:val="0"/>
        <w:color w:val="000000"/>
        <w:sz w:val="21"/>
        <w:szCs w:val="21"/>
        <w:u w:val="none" w:color="000000"/>
        <w:vertAlign w:val="baseline"/>
      </w:rPr>
    </w:lvl>
    <w:lvl w:ilvl="5" w:tplc="B5C029AC">
      <w:start w:val="1"/>
      <w:numFmt w:val="lowerRoman"/>
      <w:lvlText w:val="%6"/>
      <w:lvlJc w:val="left"/>
      <w:pPr>
        <w:ind w:left="6238"/>
      </w:pPr>
      <w:rPr>
        <w:rFonts w:ascii="Calibri" w:eastAsia="Times New Roman" w:hAnsi="Calibri" w:cs="Calibri"/>
        <w:b w:val="0"/>
        <w:i w:val="0"/>
        <w:strike w:val="0"/>
        <w:dstrike w:val="0"/>
        <w:color w:val="000000"/>
        <w:sz w:val="21"/>
        <w:szCs w:val="21"/>
        <w:u w:val="none" w:color="000000"/>
        <w:vertAlign w:val="baseline"/>
      </w:rPr>
    </w:lvl>
    <w:lvl w:ilvl="6" w:tplc="39607DDC">
      <w:start w:val="1"/>
      <w:numFmt w:val="decimal"/>
      <w:lvlText w:val="%7"/>
      <w:lvlJc w:val="left"/>
      <w:pPr>
        <w:ind w:left="6958"/>
      </w:pPr>
      <w:rPr>
        <w:rFonts w:ascii="Calibri" w:eastAsia="Times New Roman" w:hAnsi="Calibri" w:cs="Calibri"/>
        <w:b w:val="0"/>
        <w:i w:val="0"/>
        <w:strike w:val="0"/>
        <w:dstrike w:val="0"/>
        <w:color w:val="000000"/>
        <w:sz w:val="21"/>
        <w:szCs w:val="21"/>
        <w:u w:val="none" w:color="000000"/>
        <w:vertAlign w:val="baseline"/>
      </w:rPr>
    </w:lvl>
    <w:lvl w:ilvl="7" w:tplc="E5C093C4">
      <w:start w:val="1"/>
      <w:numFmt w:val="lowerLetter"/>
      <w:lvlText w:val="%8"/>
      <w:lvlJc w:val="left"/>
      <w:pPr>
        <w:ind w:left="7678"/>
      </w:pPr>
      <w:rPr>
        <w:rFonts w:ascii="Calibri" w:eastAsia="Times New Roman" w:hAnsi="Calibri" w:cs="Calibri"/>
        <w:b w:val="0"/>
        <w:i w:val="0"/>
        <w:strike w:val="0"/>
        <w:dstrike w:val="0"/>
        <w:color w:val="000000"/>
        <w:sz w:val="21"/>
        <w:szCs w:val="21"/>
        <w:u w:val="none" w:color="000000"/>
        <w:vertAlign w:val="baseline"/>
      </w:rPr>
    </w:lvl>
    <w:lvl w:ilvl="8" w:tplc="3176EBF0">
      <w:start w:val="1"/>
      <w:numFmt w:val="lowerRoman"/>
      <w:lvlText w:val="%9"/>
      <w:lvlJc w:val="left"/>
      <w:pPr>
        <w:ind w:left="8398"/>
      </w:pPr>
      <w:rPr>
        <w:rFonts w:ascii="Calibri" w:eastAsia="Times New Roman" w:hAnsi="Calibri" w:cs="Calibri"/>
        <w:b w:val="0"/>
        <w:i w:val="0"/>
        <w:strike w:val="0"/>
        <w:dstrike w:val="0"/>
        <w:color w:val="000000"/>
        <w:sz w:val="21"/>
        <w:szCs w:val="21"/>
        <w:u w:val="none" w:color="000000"/>
        <w:vertAlign w:val="baseline"/>
      </w:rPr>
    </w:lvl>
  </w:abstractNum>
  <w:abstractNum w:abstractNumId="4">
    <w:nsid w:val="0D202DF8"/>
    <w:multiLevelType w:val="hybridMultilevel"/>
    <w:tmpl w:val="560A242A"/>
    <w:lvl w:ilvl="0" w:tplc="4DB47B3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
    <w:nsid w:val="0E0A4136"/>
    <w:multiLevelType w:val="hybridMultilevel"/>
    <w:tmpl w:val="EEEC9A8A"/>
    <w:lvl w:ilvl="0" w:tplc="0409000D">
      <w:start w:val="1"/>
      <w:numFmt w:val="bullet"/>
      <w:lvlText w:val=""/>
      <w:lvlJc w:val="left"/>
      <w:pPr>
        <w:ind w:left="1890" w:hanging="420"/>
      </w:pPr>
      <w:rPr>
        <w:rFonts w:ascii="Wingdings" w:hAnsi="Wingdings" w:hint="default"/>
      </w:rPr>
    </w:lvl>
    <w:lvl w:ilvl="1" w:tplc="04090003" w:tentative="1">
      <w:start w:val="1"/>
      <w:numFmt w:val="bullet"/>
      <w:lvlText w:val=""/>
      <w:lvlJc w:val="left"/>
      <w:pPr>
        <w:ind w:left="2310" w:hanging="420"/>
      </w:pPr>
      <w:rPr>
        <w:rFonts w:ascii="Wingdings" w:hAnsi="Wingdings" w:hint="default"/>
      </w:rPr>
    </w:lvl>
    <w:lvl w:ilvl="2" w:tplc="04090005"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3" w:tentative="1">
      <w:start w:val="1"/>
      <w:numFmt w:val="bullet"/>
      <w:lvlText w:val=""/>
      <w:lvlJc w:val="left"/>
      <w:pPr>
        <w:ind w:left="3570" w:hanging="420"/>
      </w:pPr>
      <w:rPr>
        <w:rFonts w:ascii="Wingdings" w:hAnsi="Wingdings" w:hint="default"/>
      </w:rPr>
    </w:lvl>
    <w:lvl w:ilvl="5" w:tplc="04090005"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3" w:tentative="1">
      <w:start w:val="1"/>
      <w:numFmt w:val="bullet"/>
      <w:lvlText w:val=""/>
      <w:lvlJc w:val="left"/>
      <w:pPr>
        <w:ind w:left="4830" w:hanging="420"/>
      </w:pPr>
      <w:rPr>
        <w:rFonts w:ascii="Wingdings" w:hAnsi="Wingdings" w:hint="default"/>
      </w:rPr>
    </w:lvl>
    <w:lvl w:ilvl="8" w:tplc="04090005" w:tentative="1">
      <w:start w:val="1"/>
      <w:numFmt w:val="bullet"/>
      <w:lvlText w:val=""/>
      <w:lvlJc w:val="left"/>
      <w:pPr>
        <w:ind w:left="5250" w:hanging="420"/>
      </w:pPr>
      <w:rPr>
        <w:rFonts w:ascii="Wingdings" w:hAnsi="Wingdings" w:hint="default"/>
      </w:rPr>
    </w:lvl>
  </w:abstractNum>
  <w:abstractNum w:abstractNumId="6">
    <w:nsid w:val="1A6C54F3"/>
    <w:multiLevelType w:val="hybridMultilevel"/>
    <w:tmpl w:val="95A6AA7A"/>
    <w:lvl w:ilvl="0" w:tplc="04090005">
      <w:start w:val="1"/>
      <w:numFmt w:val="bullet"/>
      <w:lvlText w:val=""/>
      <w:lvlJc w:val="left"/>
      <w:pPr>
        <w:ind w:left="1785" w:hanging="420"/>
      </w:pPr>
      <w:rPr>
        <w:rFonts w:ascii="Wingdings" w:hAnsi="Wingdings" w:hint="default"/>
      </w:rPr>
    </w:lvl>
    <w:lvl w:ilvl="1" w:tplc="04090003" w:tentative="1">
      <w:start w:val="1"/>
      <w:numFmt w:val="bullet"/>
      <w:lvlText w:val=""/>
      <w:lvlJc w:val="left"/>
      <w:pPr>
        <w:ind w:left="2205" w:hanging="420"/>
      </w:pPr>
      <w:rPr>
        <w:rFonts w:ascii="Wingdings" w:hAnsi="Wingdings" w:hint="default"/>
      </w:rPr>
    </w:lvl>
    <w:lvl w:ilvl="2" w:tplc="04090005" w:tentative="1">
      <w:start w:val="1"/>
      <w:numFmt w:val="bullet"/>
      <w:lvlText w:val=""/>
      <w:lvlJc w:val="left"/>
      <w:pPr>
        <w:ind w:left="2625" w:hanging="420"/>
      </w:pPr>
      <w:rPr>
        <w:rFonts w:ascii="Wingdings" w:hAnsi="Wingdings" w:hint="default"/>
      </w:rPr>
    </w:lvl>
    <w:lvl w:ilvl="3" w:tplc="04090001" w:tentative="1">
      <w:start w:val="1"/>
      <w:numFmt w:val="bullet"/>
      <w:lvlText w:val=""/>
      <w:lvlJc w:val="left"/>
      <w:pPr>
        <w:ind w:left="3045" w:hanging="420"/>
      </w:pPr>
      <w:rPr>
        <w:rFonts w:ascii="Wingdings" w:hAnsi="Wingdings" w:hint="default"/>
      </w:rPr>
    </w:lvl>
    <w:lvl w:ilvl="4" w:tplc="04090003" w:tentative="1">
      <w:start w:val="1"/>
      <w:numFmt w:val="bullet"/>
      <w:lvlText w:val=""/>
      <w:lvlJc w:val="left"/>
      <w:pPr>
        <w:ind w:left="3465" w:hanging="420"/>
      </w:pPr>
      <w:rPr>
        <w:rFonts w:ascii="Wingdings" w:hAnsi="Wingdings" w:hint="default"/>
      </w:rPr>
    </w:lvl>
    <w:lvl w:ilvl="5" w:tplc="04090005" w:tentative="1">
      <w:start w:val="1"/>
      <w:numFmt w:val="bullet"/>
      <w:lvlText w:val=""/>
      <w:lvlJc w:val="left"/>
      <w:pPr>
        <w:ind w:left="3885" w:hanging="420"/>
      </w:pPr>
      <w:rPr>
        <w:rFonts w:ascii="Wingdings" w:hAnsi="Wingdings" w:hint="default"/>
      </w:rPr>
    </w:lvl>
    <w:lvl w:ilvl="6" w:tplc="04090001" w:tentative="1">
      <w:start w:val="1"/>
      <w:numFmt w:val="bullet"/>
      <w:lvlText w:val=""/>
      <w:lvlJc w:val="left"/>
      <w:pPr>
        <w:ind w:left="4305" w:hanging="420"/>
      </w:pPr>
      <w:rPr>
        <w:rFonts w:ascii="Wingdings" w:hAnsi="Wingdings" w:hint="default"/>
      </w:rPr>
    </w:lvl>
    <w:lvl w:ilvl="7" w:tplc="04090003" w:tentative="1">
      <w:start w:val="1"/>
      <w:numFmt w:val="bullet"/>
      <w:lvlText w:val=""/>
      <w:lvlJc w:val="left"/>
      <w:pPr>
        <w:ind w:left="4725" w:hanging="420"/>
      </w:pPr>
      <w:rPr>
        <w:rFonts w:ascii="Wingdings" w:hAnsi="Wingdings" w:hint="default"/>
      </w:rPr>
    </w:lvl>
    <w:lvl w:ilvl="8" w:tplc="04090005" w:tentative="1">
      <w:start w:val="1"/>
      <w:numFmt w:val="bullet"/>
      <w:lvlText w:val=""/>
      <w:lvlJc w:val="left"/>
      <w:pPr>
        <w:ind w:left="5145" w:hanging="420"/>
      </w:pPr>
      <w:rPr>
        <w:rFonts w:ascii="Wingdings" w:hAnsi="Wingdings" w:hint="default"/>
      </w:rPr>
    </w:lvl>
  </w:abstractNum>
  <w:abstractNum w:abstractNumId="7">
    <w:nsid w:val="1E3F1460"/>
    <w:multiLevelType w:val="hybridMultilevel"/>
    <w:tmpl w:val="954025B8"/>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1EFF4783"/>
    <w:multiLevelType w:val="multilevel"/>
    <w:tmpl w:val="4796D8BC"/>
    <w:lvl w:ilvl="0">
      <w:start w:val="1"/>
      <w:numFmt w:val="decimal"/>
      <w:lvlText w:val="%1"/>
      <w:lvlJc w:val="left"/>
      <w:pPr>
        <w:ind w:left="555" w:hanging="555"/>
      </w:pPr>
      <w:rPr>
        <w:rFonts w:cs="Times New Roman" w:hint="default"/>
      </w:rPr>
    </w:lvl>
    <w:lvl w:ilvl="1">
      <w:start w:val="1"/>
      <w:numFmt w:val="decimal"/>
      <w:lvlText w:val="%1.%2"/>
      <w:lvlJc w:val="left"/>
      <w:pPr>
        <w:ind w:left="876" w:hanging="555"/>
      </w:pPr>
      <w:rPr>
        <w:rFonts w:cs="Times New Roman" w:hint="default"/>
      </w:rPr>
    </w:lvl>
    <w:lvl w:ilvl="2">
      <w:start w:val="1"/>
      <w:numFmt w:val="decimal"/>
      <w:lvlText w:val="%1.%2.%3"/>
      <w:lvlJc w:val="left"/>
      <w:pPr>
        <w:ind w:left="1362" w:hanging="720"/>
      </w:pPr>
      <w:rPr>
        <w:rFonts w:cs="Times New Roman" w:hint="default"/>
      </w:rPr>
    </w:lvl>
    <w:lvl w:ilvl="3">
      <w:start w:val="1"/>
      <w:numFmt w:val="decimal"/>
      <w:lvlText w:val="%1.%2.%3.%4"/>
      <w:lvlJc w:val="left"/>
      <w:pPr>
        <w:ind w:left="1683" w:hanging="720"/>
      </w:pPr>
      <w:rPr>
        <w:rFonts w:cs="Times New Roman" w:hint="default"/>
      </w:rPr>
    </w:lvl>
    <w:lvl w:ilvl="4">
      <w:start w:val="1"/>
      <w:numFmt w:val="decimal"/>
      <w:lvlText w:val="%1.%2.%3.%4.%5"/>
      <w:lvlJc w:val="left"/>
      <w:pPr>
        <w:ind w:left="2364" w:hanging="1080"/>
      </w:pPr>
      <w:rPr>
        <w:rFonts w:cs="Times New Roman" w:hint="default"/>
      </w:rPr>
    </w:lvl>
    <w:lvl w:ilvl="5">
      <w:start w:val="1"/>
      <w:numFmt w:val="decimal"/>
      <w:lvlText w:val="%1.%2.%3.%4.%5.%6"/>
      <w:lvlJc w:val="left"/>
      <w:pPr>
        <w:ind w:left="2685" w:hanging="1080"/>
      </w:pPr>
      <w:rPr>
        <w:rFonts w:cs="Times New Roman" w:hint="default"/>
      </w:rPr>
    </w:lvl>
    <w:lvl w:ilvl="6">
      <w:start w:val="1"/>
      <w:numFmt w:val="decimal"/>
      <w:lvlText w:val="%1.%2.%3.%4.%5.%6.%7"/>
      <w:lvlJc w:val="left"/>
      <w:pPr>
        <w:ind w:left="3006" w:hanging="1080"/>
      </w:pPr>
      <w:rPr>
        <w:rFonts w:cs="Times New Roman" w:hint="default"/>
      </w:rPr>
    </w:lvl>
    <w:lvl w:ilvl="7">
      <w:start w:val="1"/>
      <w:numFmt w:val="decimal"/>
      <w:lvlText w:val="%1.%2.%3.%4.%5.%6.%7.%8"/>
      <w:lvlJc w:val="left"/>
      <w:pPr>
        <w:ind w:left="3687" w:hanging="1440"/>
      </w:pPr>
      <w:rPr>
        <w:rFonts w:cs="Times New Roman" w:hint="default"/>
      </w:rPr>
    </w:lvl>
    <w:lvl w:ilvl="8">
      <w:start w:val="1"/>
      <w:numFmt w:val="decimal"/>
      <w:lvlText w:val="%1.%2.%3.%4.%5.%6.%7.%8.%9"/>
      <w:lvlJc w:val="left"/>
      <w:pPr>
        <w:ind w:left="4008" w:hanging="1440"/>
      </w:pPr>
      <w:rPr>
        <w:rFonts w:cs="Times New Roman" w:hint="default"/>
      </w:rPr>
    </w:lvl>
  </w:abstractNum>
  <w:abstractNum w:abstractNumId="9">
    <w:nsid w:val="212A74E1"/>
    <w:multiLevelType w:val="hybridMultilevel"/>
    <w:tmpl w:val="C4709188"/>
    <w:lvl w:ilvl="0" w:tplc="0409000D">
      <w:start w:val="1"/>
      <w:numFmt w:val="bullet"/>
      <w:lvlText w:val=""/>
      <w:lvlJc w:val="left"/>
      <w:pPr>
        <w:ind w:left="1890" w:hanging="420"/>
      </w:pPr>
      <w:rPr>
        <w:rFonts w:ascii="Wingdings" w:hAnsi="Wingdings" w:hint="default"/>
      </w:rPr>
    </w:lvl>
    <w:lvl w:ilvl="1" w:tplc="04090003" w:tentative="1">
      <w:start w:val="1"/>
      <w:numFmt w:val="bullet"/>
      <w:lvlText w:val=""/>
      <w:lvlJc w:val="left"/>
      <w:pPr>
        <w:ind w:left="2310" w:hanging="420"/>
      </w:pPr>
      <w:rPr>
        <w:rFonts w:ascii="Wingdings" w:hAnsi="Wingdings" w:hint="default"/>
      </w:rPr>
    </w:lvl>
    <w:lvl w:ilvl="2" w:tplc="04090005"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3" w:tentative="1">
      <w:start w:val="1"/>
      <w:numFmt w:val="bullet"/>
      <w:lvlText w:val=""/>
      <w:lvlJc w:val="left"/>
      <w:pPr>
        <w:ind w:left="3570" w:hanging="420"/>
      </w:pPr>
      <w:rPr>
        <w:rFonts w:ascii="Wingdings" w:hAnsi="Wingdings" w:hint="default"/>
      </w:rPr>
    </w:lvl>
    <w:lvl w:ilvl="5" w:tplc="04090005"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3" w:tentative="1">
      <w:start w:val="1"/>
      <w:numFmt w:val="bullet"/>
      <w:lvlText w:val=""/>
      <w:lvlJc w:val="left"/>
      <w:pPr>
        <w:ind w:left="4830" w:hanging="420"/>
      </w:pPr>
      <w:rPr>
        <w:rFonts w:ascii="Wingdings" w:hAnsi="Wingdings" w:hint="default"/>
      </w:rPr>
    </w:lvl>
    <w:lvl w:ilvl="8" w:tplc="04090005" w:tentative="1">
      <w:start w:val="1"/>
      <w:numFmt w:val="bullet"/>
      <w:lvlText w:val=""/>
      <w:lvlJc w:val="left"/>
      <w:pPr>
        <w:ind w:left="5250" w:hanging="420"/>
      </w:pPr>
      <w:rPr>
        <w:rFonts w:ascii="Wingdings" w:hAnsi="Wingdings" w:hint="default"/>
      </w:rPr>
    </w:lvl>
  </w:abstractNum>
  <w:abstractNum w:abstractNumId="10">
    <w:nsid w:val="21A739C5"/>
    <w:multiLevelType w:val="hybridMultilevel"/>
    <w:tmpl w:val="12A0FED6"/>
    <w:lvl w:ilvl="0" w:tplc="00B8D944">
      <w:start w:val="1"/>
      <w:numFmt w:val="decimal"/>
      <w:lvlText w:val="%1）"/>
      <w:lvlJc w:val="left"/>
      <w:pPr>
        <w:ind w:left="2045"/>
      </w:pPr>
      <w:rPr>
        <w:rFonts w:ascii="Calibri" w:eastAsia="Times New Roman" w:hAnsi="Calibri" w:cs="Calibri"/>
        <w:b w:val="0"/>
        <w:i w:val="0"/>
        <w:strike w:val="0"/>
        <w:dstrike w:val="0"/>
        <w:color w:val="000000"/>
        <w:sz w:val="21"/>
        <w:szCs w:val="21"/>
        <w:u w:val="none" w:color="000000"/>
        <w:vertAlign w:val="baseline"/>
      </w:rPr>
    </w:lvl>
    <w:lvl w:ilvl="1" w:tplc="98B03AE8">
      <w:start w:val="1"/>
      <w:numFmt w:val="lowerLetter"/>
      <w:lvlText w:val="%2"/>
      <w:lvlJc w:val="left"/>
      <w:pPr>
        <w:ind w:left="2516"/>
      </w:pPr>
      <w:rPr>
        <w:rFonts w:ascii="Calibri" w:eastAsia="Times New Roman" w:hAnsi="Calibri" w:cs="Calibri"/>
        <w:b w:val="0"/>
        <w:i w:val="0"/>
        <w:strike w:val="0"/>
        <w:dstrike w:val="0"/>
        <w:color w:val="000000"/>
        <w:sz w:val="21"/>
        <w:szCs w:val="21"/>
        <w:u w:val="none" w:color="000000"/>
        <w:vertAlign w:val="baseline"/>
      </w:rPr>
    </w:lvl>
    <w:lvl w:ilvl="2" w:tplc="58144D3A">
      <w:start w:val="1"/>
      <w:numFmt w:val="lowerRoman"/>
      <w:lvlText w:val="%3"/>
      <w:lvlJc w:val="left"/>
      <w:pPr>
        <w:ind w:left="3236"/>
      </w:pPr>
      <w:rPr>
        <w:rFonts w:ascii="Calibri" w:eastAsia="Times New Roman" w:hAnsi="Calibri" w:cs="Calibri"/>
        <w:b w:val="0"/>
        <w:i w:val="0"/>
        <w:strike w:val="0"/>
        <w:dstrike w:val="0"/>
        <w:color w:val="000000"/>
        <w:sz w:val="21"/>
        <w:szCs w:val="21"/>
        <w:u w:val="none" w:color="000000"/>
        <w:vertAlign w:val="baseline"/>
      </w:rPr>
    </w:lvl>
    <w:lvl w:ilvl="3" w:tplc="0E649266">
      <w:start w:val="1"/>
      <w:numFmt w:val="decimal"/>
      <w:lvlText w:val="%4"/>
      <w:lvlJc w:val="left"/>
      <w:pPr>
        <w:ind w:left="3956"/>
      </w:pPr>
      <w:rPr>
        <w:rFonts w:ascii="Calibri" w:eastAsia="Times New Roman" w:hAnsi="Calibri" w:cs="Calibri"/>
        <w:b w:val="0"/>
        <w:i w:val="0"/>
        <w:strike w:val="0"/>
        <w:dstrike w:val="0"/>
        <w:color w:val="000000"/>
        <w:sz w:val="21"/>
        <w:szCs w:val="21"/>
        <w:u w:val="none" w:color="000000"/>
        <w:vertAlign w:val="baseline"/>
      </w:rPr>
    </w:lvl>
    <w:lvl w:ilvl="4" w:tplc="B6128396">
      <w:start w:val="1"/>
      <w:numFmt w:val="lowerLetter"/>
      <w:lvlText w:val="%5"/>
      <w:lvlJc w:val="left"/>
      <w:pPr>
        <w:ind w:left="4676"/>
      </w:pPr>
      <w:rPr>
        <w:rFonts w:ascii="Calibri" w:eastAsia="Times New Roman" w:hAnsi="Calibri" w:cs="Calibri"/>
        <w:b w:val="0"/>
        <w:i w:val="0"/>
        <w:strike w:val="0"/>
        <w:dstrike w:val="0"/>
        <w:color w:val="000000"/>
        <w:sz w:val="21"/>
        <w:szCs w:val="21"/>
        <w:u w:val="none" w:color="000000"/>
        <w:vertAlign w:val="baseline"/>
      </w:rPr>
    </w:lvl>
    <w:lvl w:ilvl="5" w:tplc="B54C983A">
      <w:start w:val="1"/>
      <w:numFmt w:val="lowerRoman"/>
      <w:lvlText w:val="%6"/>
      <w:lvlJc w:val="left"/>
      <w:pPr>
        <w:ind w:left="5396"/>
      </w:pPr>
      <w:rPr>
        <w:rFonts w:ascii="Calibri" w:eastAsia="Times New Roman" w:hAnsi="Calibri" w:cs="Calibri"/>
        <w:b w:val="0"/>
        <w:i w:val="0"/>
        <w:strike w:val="0"/>
        <w:dstrike w:val="0"/>
        <w:color w:val="000000"/>
        <w:sz w:val="21"/>
        <w:szCs w:val="21"/>
        <w:u w:val="none" w:color="000000"/>
        <w:vertAlign w:val="baseline"/>
      </w:rPr>
    </w:lvl>
    <w:lvl w:ilvl="6" w:tplc="6658AF7E">
      <w:start w:val="1"/>
      <w:numFmt w:val="decimal"/>
      <w:lvlText w:val="%7"/>
      <w:lvlJc w:val="left"/>
      <w:pPr>
        <w:ind w:left="6116"/>
      </w:pPr>
      <w:rPr>
        <w:rFonts w:ascii="Calibri" w:eastAsia="Times New Roman" w:hAnsi="Calibri" w:cs="Calibri"/>
        <w:b w:val="0"/>
        <w:i w:val="0"/>
        <w:strike w:val="0"/>
        <w:dstrike w:val="0"/>
        <w:color w:val="000000"/>
        <w:sz w:val="21"/>
        <w:szCs w:val="21"/>
        <w:u w:val="none" w:color="000000"/>
        <w:vertAlign w:val="baseline"/>
      </w:rPr>
    </w:lvl>
    <w:lvl w:ilvl="7" w:tplc="1132FF3C">
      <w:start w:val="1"/>
      <w:numFmt w:val="lowerLetter"/>
      <w:lvlText w:val="%8"/>
      <w:lvlJc w:val="left"/>
      <w:pPr>
        <w:ind w:left="6836"/>
      </w:pPr>
      <w:rPr>
        <w:rFonts w:ascii="Calibri" w:eastAsia="Times New Roman" w:hAnsi="Calibri" w:cs="Calibri"/>
        <w:b w:val="0"/>
        <w:i w:val="0"/>
        <w:strike w:val="0"/>
        <w:dstrike w:val="0"/>
        <w:color w:val="000000"/>
        <w:sz w:val="21"/>
        <w:szCs w:val="21"/>
        <w:u w:val="none" w:color="000000"/>
        <w:vertAlign w:val="baseline"/>
      </w:rPr>
    </w:lvl>
    <w:lvl w:ilvl="8" w:tplc="33300AD4">
      <w:start w:val="1"/>
      <w:numFmt w:val="lowerRoman"/>
      <w:lvlText w:val="%9"/>
      <w:lvlJc w:val="left"/>
      <w:pPr>
        <w:ind w:left="7556"/>
      </w:pPr>
      <w:rPr>
        <w:rFonts w:ascii="Calibri" w:eastAsia="Times New Roman" w:hAnsi="Calibri" w:cs="Calibri"/>
        <w:b w:val="0"/>
        <w:i w:val="0"/>
        <w:strike w:val="0"/>
        <w:dstrike w:val="0"/>
        <w:color w:val="000000"/>
        <w:sz w:val="21"/>
        <w:szCs w:val="21"/>
        <w:u w:val="none" w:color="000000"/>
        <w:vertAlign w:val="baseline"/>
      </w:rPr>
    </w:lvl>
  </w:abstractNum>
  <w:abstractNum w:abstractNumId="11">
    <w:nsid w:val="25E75B63"/>
    <w:multiLevelType w:val="hybridMultilevel"/>
    <w:tmpl w:val="73E0B9D4"/>
    <w:lvl w:ilvl="0" w:tplc="0409000D">
      <w:start w:val="1"/>
      <w:numFmt w:val="bullet"/>
      <w:lvlText w:val=""/>
      <w:lvlJc w:val="left"/>
      <w:pPr>
        <w:ind w:left="1296" w:hanging="420"/>
      </w:pPr>
      <w:rPr>
        <w:rFonts w:ascii="Wingdings" w:hAnsi="Wingdings" w:hint="default"/>
      </w:rPr>
    </w:lvl>
    <w:lvl w:ilvl="1" w:tplc="04090003" w:tentative="1">
      <w:start w:val="1"/>
      <w:numFmt w:val="bullet"/>
      <w:lvlText w:val=""/>
      <w:lvlJc w:val="left"/>
      <w:pPr>
        <w:ind w:left="1716" w:hanging="420"/>
      </w:pPr>
      <w:rPr>
        <w:rFonts w:ascii="Wingdings" w:hAnsi="Wingdings" w:hint="default"/>
      </w:rPr>
    </w:lvl>
    <w:lvl w:ilvl="2" w:tplc="04090005" w:tentative="1">
      <w:start w:val="1"/>
      <w:numFmt w:val="bullet"/>
      <w:lvlText w:val=""/>
      <w:lvlJc w:val="left"/>
      <w:pPr>
        <w:ind w:left="2136" w:hanging="420"/>
      </w:pPr>
      <w:rPr>
        <w:rFonts w:ascii="Wingdings" w:hAnsi="Wingdings" w:hint="default"/>
      </w:rPr>
    </w:lvl>
    <w:lvl w:ilvl="3" w:tplc="04090001" w:tentative="1">
      <w:start w:val="1"/>
      <w:numFmt w:val="bullet"/>
      <w:lvlText w:val=""/>
      <w:lvlJc w:val="left"/>
      <w:pPr>
        <w:ind w:left="2556" w:hanging="420"/>
      </w:pPr>
      <w:rPr>
        <w:rFonts w:ascii="Wingdings" w:hAnsi="Wingdings" w:hint="default"/>
      </w:rPr>
    </w:lvl>
    <w:lvl w:ilvl="4" w:tplc="04090003" w:tentative="1">
      <w:start w:val="1"/>
      <w:numFmt w:val="bullet"/>
      <w:lvlText w:val=""/>
      <w:lvlJc w:val="left"/>
      <w:pPr>
        <w:ind w:left="2976" w:hanging="420"/>
      </w:pPr>
      <w:rPr>
        <w:rFonts w:ascii="Wingdings" w:hAnsi="Wingdings" w:hint="default"/>
      </w:rPr>
    </w:lvl>
    <w:lvl w:ilvl="5" w:tplc="04090005" w:tentative="1">
      <w:start w:val="1"/>
      <w:numFmt w:val="bullet"/>
      <w:lvlText w:val=""/>
      <w:lvlJc w:val="left"/>
      <w:pPr>
        <w:ind w:left="3396" w:hanging="420"/>
      </w:pPr>
      <w:rPr>
        <w:rFonts w:ascii="Wingdings" w:hAnsi="Wingdings" w:hint="default"/>
      </w:rPr>
    </w:lvl>
    <w:lvl w:ilvl="6" w:tplc="04090001" w:tentative="1">
      <w:start w:val="1"/>
      <w:numFmt w:val="bullet"/>
      <w:lvlText w:val=""/>
      <w:lvlJc w:val="left"/>
      <w:pPr>
        <w:ind w:left="3816" w:hanging="420"/>
      </w:pPr>
      <w:rPr>
        <w:rFonts w:ascii="Wingdings" w:hAnsi="Wingdings" w:hint="default"/>
      </w:rPr>
    </w:lvl>
    <w:lvl w:ilvl="7" w:tplc="04090003" w:tentative="1">
      <w:start w:val="1"/>
      <w:numFmt w:val="bullet"/>
      <w:lvlText w:val=""/>
      <w:lvlJc w:val="left"/>
      <w:pPr>
        <w:ind w:left="4236" w:hanging="420"/>
      </w:pPr>
      <w:rPr>
        <w:rFonts w:ascii="Wingdings" w:hAnsi="Wingdings" w:hint="default"/>
      </w:rPr>
    </w:lvl>
    <w:lvl w:ilvl="8" w:tplc="04090005" w:tentative="1">
      <w:start w:val="1"/>
      <w:numFmt w:val="bullet"/>
      <w:lvlText w:val=""/>
      <w:lvlJc w:val="left"/>
      <w:pPr>
        <w:ind w:left="4656" w:hanging="420"/>
      </w:pPr>
      <w:rPr>
        <w:rFonts w:ascii="Wingdings" w:hAnsi="Wingdings" w:hint="default"/>
      </w:rPr>
    </w:lvl>
  </w:abstractNum>
  <w:abstractNum w:abstractNumId="12">
    <w:nsid w:val="2AFE7A58"/>
    <w:multiLevelType w:val="hybridMultilevel"/>
    <w:tmpl w:val="130C2C3E"/>
    <w:lvl w:ilvl="0" w:tplc="3AD465D4">
      <w:start w:val="1"/>
      <w:numFmt w:val="decimal"/>
      <w:lvlText w:val="%1）"/>
      <w:lvlJc w:val="left"/>
      <w:pPr>
        <w:ind w:left="2040" w:hanging="360"/>
      </w:pPr>
      <w:rPr>
        <w:rFonts w:cs="Times New Roman" w:hint="default"/>
      </w:rPr>
    </w:lvl>
    <w:lvl w:ilvl="1" w:tplc="04090019" w:tentative="1">
      <w:start w:val="1"/>
      <w:numFmt w:val="lowerLetter"/>
      <w:lvlText w:val="%2)"/>
      <w:lvlJc w:val="left"/>
      <w:pPr>
        <w:ind w:left="2520" w:hanging="420"/>
      </w:pPr>
      <w:rPr>
        <w:rFonts w:cs="Times New Roman"/>
      </w:rPr>
    </w:lvl>
    <w:lvl w:ilvl="2" w:tplc="0409001B" w:tentative="1">
      <w:start w:val="1"/>
      <w:numFmt w:val="lowerRoman"/>
      <w:lvlText w:val="%3."/>
      <w:lvlJc w:val="right"/>
      <w:pPr>
        <w:ind w:left="2940" w:hanging="420"/>
      </w:pPr>
      <w:rPr>
        <w:rFonts w:cs="Times New Roman"/>
      </w:rPr>
    </w:lvl>
    <w:lvl w:ilvl="3" w:tplc="0409000F" w:tentative="1">
      <w:start w:val="1"/>
      <w:numFmt w:val="decimal"/>
      <w:lvlText w:val="%4."/>
      <w:lvlJc w:val="left"/>
      <w:pPr>
        <w:ind w:left="3360" w:hanging="420"/>
      </w:pPr>
      <w:rPr>
        <w:rFonts w:cs="Times New Roman"/>
      </w:rPr>
    </w:lvl>
    <w:lvl w:ilvl="4" w:tplc="04090019" w:tentative="1">
      <w:start w:val="1"/>
      <w:numFmt w:val="lowerLetter"/>
      <w:lvlText w:val="%5)"/>
      <w:lvlJc w:val="left"/>
      <w:pPr>
        <w:ind w:left="3780" w:hanging="420"/>
      </w:pPr>
      <w:rPr>
        <w:rFonts w:cs="Times New Roman"/>
      </w:rPr>
    </w:lvl>
    <w:lvl w:ilvl="5" w:tplc="0409001B" w:tentative="1">
      <w:start w:val="1"/>
      <w:numFmt w:val="lowerRoman"/>
      <w:lvlText w:val="%6."/>
      <w:lvlJc w:val="right"/>
      <w:pPr>
        <w:ind w:left="4200" w:hanging="420"/>
      </w:pPr>
      <w:rPr>
        <w:rFonts w:cs="Times New Roman"/>
      </w:rPr>
    </w:lvl>
    <w:lvl w:ilvl="6" w:tplc="0409000F" w:tentative="1">
      <w:start w:val="1"/>
      <w:numFmt w:val="decimal"/>
      <w:lvlText w:val="%7."/>
      <w:lvlJc w:val="left"/>
      <w:pPr>
        <w:ind w:left="4620" w:hanging="420"/>
      </w:pPr>
      <w:rPr>
        <w:rFonts w:cs="Times New Roman"/>
      </w:rPr>
    </w:lvl>
    <w:lvl w:ilvl="7" w:tplc="04090019" w:tentative="1">
      <w:start w:val="1"/>
      <w:numFmt w:val="lowerLetter"/>
      <w:lvlText w:val="%8)"/>
      <w:lvlJc w:val="left"/>
      <w:pPr>
        <w:ind w:left="5040" w:hanging="420"/>
      </w:pPr>
      <w:rPr>
        <w:rFonts w:cs="Times New Roman"/>
      </w:rPr>
    </w:lvl>
    <w:lvl w:ilvl="8" w:tplc="0409001B" w:tentative="1">
      <w:start w:val="1"/>
      <w:numFmt w:val="lowerRoman"/>
      <w:lvlText w:val="%9."/>
      <w:lvlJc w:val="right"/>
      <w:pPr>
        <w:ind w:left="5460" w:hanging="420"/>
      </w:pPr>
      <w:rPr>
        <w:rFonts w:cs="Times New Roman"/>
      </w:rPr>
    </w:lvl>
  </w:abstractNum>
  <w:abstractNum w:abstractNumId="13">
    <w:nsid w:val="2DB83690"/>
    <w:multiLevelType w:val="hybridMultilevel"/>
    <w:tmpl w:val="263E7F1A"/>
    <w:lvl w:ilvl="0" w:tplc="EFE244C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2E1A580C"/>
    <w:multiLevelType w:val="hybridMultilevel"/>
    <w:tmpl w:val="55D08DF2"/>
    <w:lvl w:ilvl="0" w:tplc="D2BAC684">
      <w:start w:val="1"/>
      <w:numFmt w:val="decimal"/>
      <w:lvlText w:val="%1）"/>
      <w:lvlJc w:val="left"/>
      <w:pPr>
        <w:ind w:left="2196" w:hanging="360"/>
      </w:pPr>
      <w:rPr>
        <w:rFonts w:cs="Times New Roman" w:hint="default"/>
      </w:rPr>
    </w:lvl>
    <w:lvl w:ilvl="1" w:tplc="04090019" w:tentative="1">
      <w:start w:val="1"/>
      <w:numFmt w:val="lowerLetter"/>
      <w:lvlText w:val="%2)"/>
      <w:lvlJc w:val="left"/>
      <w:pPr>
        <w:ind w:left="2676" w:hanging="420"/>
      </w:pPr>
      <w:rPr>
        <w:rFonts w:cs="Times New Roman"/>
      </w:rPr>
    </w:lvl>
    <w:lvl w:ilvl="2" w:tplc="0409001B" w:tentative="1">
      <w:start w:val="1"/>
      <w:numFmt w:val="lowerRoman"/>
      <w:lvlText w:val="%3."/>
      <w:lvlJc w:val="right"/>
      <w:pPr>
        <w:ind w:left="3096" w:hanging="420"/>
      </w:pPr>
      <w:rPr>
        <w:rFonts w:cs="Times New Roman"/>
      </w:rPr>
    </w:lvl>
    <w:lvl w:ilvl="3" w:tplc="0409000F" w:tentative="1">
      <w:start w:val="1"/>
      <w:numFmt w:val="decimal"/>
      <w:lvlText w:val="%4."/>
      <w:lvlJc w:val="left"/>
      <w:pPr>
        <w:ind w:left="3516" w:hanging="420"/>
      </w:pPr>
      <w:rPr>
        <w:rFonts w:cs="Times New Roman"/>
      </w:rPr>
    </w:lvl>
    <w:lvl w:ilvl="4" w:tplc="04090019" w:tentative="1">
      <w:start w:val="1"/>
      <w:numFmt w:val="lowerLetter"/>
      <w:lvlText w:val="%5)"/>
      <w:lvlJc w:val="left"/>
      <w:pPr>
        <w:ind w:left="3936" w:hanging="420"/>
      </w:pPr>
      <w:rPr>
        <w:rFonts w:cs="Times New Roman"/>
      </w:rPr>
    </w:lvl>
    <w:lvl w:ilvl="5" w:tplc="0409001B" w:tentative="1">
      <w:start w:val="1"/>
      <w:numFmt w:val="lowerRoman"/>
      <w:lvlText w:val="%6."/>
      <w:lvlJc w:val="right"/>
      <w:pPr>
        <w:ind w:left="4356" w:hanging="420"/>
      </w:pPr>
      <w:rPr>
        <w:rFonts w:cs="Times New Roman"/>
      </w:rPr>
    </w:lvl>
    <w:lvl w:ilvl="6" w:tplc="0409000F" w:tentative="1">
      <w:start w:val="1"/>
      <w:numFmt w:val="decimal"/>
      <w:lvlText w:val="%7."/>
      <w:lvlJc w:val="left"/>
      <w:pPr>
        <w:ind w:left="4776" w:hanging="420"/>
      </w:pPr>
      <w:rPr>
        <w:rFonts w:cs="Times New Roman"/>
      </w:rPr>
    </w:lvl>
    <w:lvl w:ilvl="7" w:tplc="04090019" w:tentative="1">
      <w:start w:val="1"/>
      <w:numFmt w:val="lowerLetter"/>
      <w:lvlText w:val="%8)"/>
      <w:lvlJc w:val="left"/>
      <w:pPr>
        <w:ind w:left="5196" w:hanging="420"/>
      </w:pPr>
      <w:rPr>
        <w:rFonts w:cs="Times New Roman"/>
      </w:rPr>
    </w:lvl>
    <w:lvl w:ilvl="8" w:tplc="0409001B" w:tentative="1">
      <w:start w:val="1"/>
      <w:numFmt w:val="lowerRoman"/>
      <w:lvlText w:val="%9."/>
      <w:lvlJc w:val="right"/>
      <w:pPr>
        <w:ind w:left="5616" w:hanging="420"/>
      </w:pPr>
      <w:rPr>
        <w:rFonts w:cs="Times New Roman"/>
      </w:rPr>
    </w:lvl>
  </w:abstractNum>
  <w:abstractNum w:abstractNumId="15">
    <w:nsid w:val="2E1C2882"/>
    <w:multiLevelType w:val="hybridMultilevel"/>
    <w:tmpl w:val="69ECDCA8"/>
    <w:lvl w:ilvl="0" w:tplc="A1C47736">
      <w:start w:val="1"/>
      <w:numFmt w:val="bullet"/>
      <w:lvlText w:val=""/>
      <w:lvlJc w:val="left"/>
      <w:pPr>
        <w:ind w:left="1882"/>
      </w:pPr>
      <w:rPr>
        <w:rFonts w:ascii="Wingdings" w:eastAsia="Times New Roman" w:hAnsi="Wingdings"/>
        <w:b w:val="0"/>
        <w:i w:val="0"/>
        <w:strike w:val="0"/>
        <w:dstrike w:val="0"/>
        <w:color w:val="000000"/>
        <w:sz w:val="21"/>
        <w:u w:val="none" w:color="000000"/>
        <w:vertAlign w:val="baseline"/>
      </w:rPr>
    </w:lvl>
    <w:lvl w:ilvl="1" w:tplc="F176D5C6">
      <w:start w:val="1"/>
      <w:numFmt w:val="bullet"/>
      <w:lvlText w:val="o"/>
      <w:lvlJc w:val="left"/>
      <w:pPr>
        <w:ind w:left="1290"/>
      </w:pPr>
      <w:rPr>
        <w:rFonts w:ascii="Wingdings" w:eastAsia="Times New Roman" w:hAnsi="Wingdings"/>
        <w:b w:val="0"/>
        <w:i w:val="0"/>
        <w:strike w:val="0"/>
        <w:dstrike w:val="0"/>
        <w:color w:val="000000"/>
        <w:sz w:val="21"/>
        <w:u w:val="none" w:color="000000"/>
        <w:vertAlign w:val="baseline"/>
      </w:rPr>
    </w:lvl>
    <w:lvl w:ilvl="2" w:tplc="BBBCA288">
      <w:start w:val="1"/>
      <w:numFmt w:val="bullet"/>
      <w:lvlText w:val="▪"/>
      <w:lvlJc w:val="left"/>
      <w:pPr>
        <w:ind w:left="2010"/>
      </w:pPr>
      <w:rPr>
        <w:rFonts w:ascii="Wingdings" w:eastAsia="Times New Roman" w:hAnsi="Wingdings"/>
        <w:b w:val="0"/>
        <w:i w:val="0"/>
        <w:strike w:val="0"/>
        <w:dstrike w:val="0"/>
        <w:color w:val="000000"/>
        <w:sz w:val="21"/>
        <w:u w:val="none" w:color="000000"/>
        <w:vertAlign w:val="baseline"/>
      </w:rPr>
    </w:lvl>
    <w:lvl w:ilvl="3" w:tplc="DDB29C5C">
      <w:start w:val="1"/>
      <w:numFmt w:val="bullet"/>
      <w:lvlText w:val="•"/>
      <w:lvlJc w:val="left"/>
      <w:pPr>
        <w:ind w:left="2730"/>
      </w:pPr>
      <w:rPr>
        <w:rFonts w:ascii="Wingdings" w:eastAsia="Times New Roman" w:hAnsi="Wingdings"/>
        <w:b w:val="0"/>
        <w:i w:val="0"/>
        <w:strike w:val="0"/>
        <w:dstrike w:val="0"/>
        <w:color w:val="000000"/>
        <w:sz w:val="21"/>
        <w:u w:val="none" w:color="000000"/>
        <w:vertAlign w:val="baseline"/>
      </w:rPr>
    </w:lvl>
    <w:lvl w:ilvl="4" w:tplc="EE666D26">
      <w:start w:val="1"/>
      <w:numFmt w:val="bullet"/>
      <w:lvlText w:val="o"/>
      <w:lvlJc w:val="left"/>
      <w:pPr>
        <w:ind w:left="3450"/>
      </w:pPr>
      <w:rPr>
        <w:rFonts w:ascii="Wingdings" w:eastAsia="Times New Roman" w:hAnsi="Wingdings"/>
        <w:b w:val="0"/>
        <w:i w:val="0"/>
        <w:strike w:val="0"/>
        <w:dstrike w:val="0"/>
        <w:color w:val="000000"/>
        <w:sz w:val="21"/>
        <w:u w:val="none" w:color="000000"/>
        <w:vertAlign w:val="baseline"/>
      </w:rPr>
    </w:lvl>
    <w:lvl w:ilvl="5" w:tplc="EBD02234">
      <w:start w:val="1"/>
      <w:numFmt w:val="bullet"/>
      <w:lvlText w:val="▪"/>
      <w:lvlJc w:val="left"/>
      <w:pPr>
        <w:ind w:left="4170"/>
      </w:pPr>
      <w:rPr>
        <w:rFonts w:ascii="Wingdings" w:eastAsia="Times New Roman" w:hAnsi="Wingdings"/>
        <w:b w:val="0"/>
        <w:i w:val="0"/>
        <w:strike w:val="0"/>
        <w:dstrike w:val="0"/>
        <w:color w:val="000000"/>
        <w:sz w:val="21"/>
        <w:u w:val="none" w:color="000000"/>
        <w:vertAlign w:val="baseline"/>
      </w:rPr>
    </w:lvl>
    <w:lvl w:ilvl="6" w:tplc="7994A57C">
      <w:start w:val="1"/>
      <w:numFmt w:val="bullet"/>
      <w:lvlText w:val="•"/>
      <w:lvlJc w:val="left"/>
      <w:pPr>
        <w:ind w:left="4890"/>
      </w:pPr>
      <w:rPr>
        <w:rFonts w:ascii="Wingdings" w:eastAsia="Times New Roman" w:hAnsi="Wingdings"/>
        <w:b w:val="0"/>
        <w:i w:val="0"/>
        <w:strike w:val="0"/>
        <w:dstrike w:val="0"/>
        <w:color w:val="000000"/>
        <w:sz w:val="21"/>
        <w:u w:val="none" w:color="000000"/>
        <w:vertAlign w:val="baseline"/>
      </w:rPr>
    </w:lvl>
    <w:lvl w:ilvl="7" w:tplc="383E0770">
      <w:start w:val="1"/>
      <w:numFmt w:val="bullet"/>
      <w:lvlText w:val="o"/>
      <w:lvlJc w:val="left"/>
      <w:pPr>
        <w:ind w:left="5610"/>
      </w:pPr>
      <w:rPr>
        <w:rFonts w:ascii="Wingdings" w:eastAsia="Times New Roman" w:hAnsi="Wingdings"/>
        <w:b w:val="0"/>
        <w:i w:val="0"/>
        <w:strike w:val="0"/>
        <w:dstrike w:val="0"/>
        <w:color w:val="000000"/>
        <w:sz w:val="21"/>
        <w:u w:val="none" w:color="000000"/>
        <w:vertAlign w:val="baseline"/>
      </w:rPr>
    </w:lvl>
    <w:lvl w:ilvl="8" w:tplc="B7D4B294">
      <w:start w:val="1"/>
      <w:numFmt w:val="bullet"/>
      <w:lvlText w:val="▪"/>
      <w:lvlJc w:val="left"/>
      <w:pPr>
        <w:ind w:left="6330"/>
      </w:pPr>
      <w:rPr>
        <w:rFonts w:ascii="Wingdings" w:eastAsia="Times New Roman" w:hAnsi="Wingdings"/>
        <w:b w:val="0"/>
        <w:i w:val="0"/>
        <w:strike w:val="0"/>
        <w:dstrike w:val="0"/>
        <w:color w:val="000000"/>
        <w:sz w:val="21"/>
        <w:u w:val="none" w:color="000000"/>
        <w:vertAlign w:val="baseline"/>
      </w:rPr>
    </w:lvl>
  </w:abstractNum>
  <w:abstractNum w:abstractNumId="16">
    <w:nsid w:val="33877E26"/>
    <w:multiLevelType w:val="hybridMultilevel"/>
    <w:tmpl w:val="756AEBE0"/>
    <w:lvl w:ilvl="0" w:tplc="0409000D">
      <w:start w:val="1"/>
      <w:numFmt w:val="bullet"/>
      <w:lvlText w:val=""/>
      <w:lvlJc w:val="left"/>
      <w:pPr>
        <w:ind w:left="1896" w:hanging="420"/>
      </w:pPr>
      <w:rPr>
        <w:rFonts w:ascii="Wingdings" w:hAnsi="Wingdings" w:hint="default"/>
      </w:rPr>
    </w:lvl>
    <w:lvl w:ilvl="1" w:tplc="04090003" w:tentative="1">
      <w:start w:val="1"/>
      <w:numFmt w:val="bullet"/>
      <w:lvlText w:val=""/>
      <w:lvlJc w:val="left"/>
      <w:pPr>
        <w:ind w:left="2316" w:hanging="420"/>
      </w:pPr>
      <w:rPr>
        <w:rFonts w:ascii="Wingdings" w:hAnsi="Wingdings" w:hint="default"/>
      </w:rPr>
    </w:lvl>
    <w:lvl w:ilvl="2" w:tplc="04090005" w:tentative="1">
      <w:start w:val="1"/>
      <w:numFmt w:val="bullet"/>
      <w:lvlText w:val=""/>
      <w:lvlJc w:val="left"/>
      <w:pPr>
        <w:ind w:left="2736" w:hanging="420"/>
      </w:pPr>
      <w:rPr>
        <w:rFonts w:ascii="Wingdings" w:hAnsi="Wingdings" w:hint="default"/>
      </w:rPr>
    </w:lvl>
    <w:lvl w:ilvl="3" w:tplc="04090001" w:tentative="1">
      <w:start w:val="1"/>
      <w:numFmt w:val="bullet"/>
      <w:lvlText w:val=""/>
      <w:lvlJc w:val="left"/>
      <w:pPr>
        <w:ind w:left="3156" w:hanging="420"/>
      </w:pPr>
      <w:rPr>
        <w:rFonts w:ascii="Wingdings" w:hAnsi="Wingdings" w:hint="default"/>
      </w:rPr>
    </w:lvl>
    <w:lvl w:ilvl="4" w:tplc="04090003" w:tentative="1">
      <w:start w:val="1"/>
      <w:numFmt w:val="bullet"/>
      <w:lvlText w:val=""/>
      <w:lvlJc w:val="left"/>
      <w:pPr>
        <w:ind w:left="3576" w:hanging="420"/>
      </w:pPr>
      <w:rPr>
        <w:rFonts w:ascii="Wingdings" w:hAnsi="Wingdings" w:hint="default"/>
      </w:rPr>
    </w:lvl>
    <w:lvl w:ilvl="5" w:tplc="04090005" w:tentative="1">
      <w:start w:val="1"/>
      <w:numFmt w:val="bullet"/>
      <w:lvlText w:val=""/>
      <w:lvlJc w:val="left"/>
      <w:pPr>
        <w:ind w:left="3996" w:hanging="420"/>
      </w:pPr>
      <w:rPr>
        <w:rFonts w:ascii="Wingdings" w:hAnsi="Wingdings" w:hint="default"/>
      </w:rPr>
    </w:lvl>
    <w:lvl w:ilvl="6" w:tplc="04090001" w:tentative="1">
      <w:start w:val="1"/>
      <w:numFmt w:val="bullet"/>
      <w:lvlText w:val=""/>
      <w:lvlJc w:val="left"/>
      <w:pPr>
        <w:ind w:left="4416" w:hanging="420"/>
      </w:pPr>
      <w:rPr>
        <w:rFonts w:ascii="Wingdings" w:hAnsi="Wingdings" w:hint="default"/>
      </w:rPr>
    </w:lvl>
    <w:lvl w:ilvl="7" w:tplc="04090003" w:tentative="1">
      <w:start w:val="1"/>
      <w:numFmt w:val="bullet"/>
      <w:lvlText w:val=""/>
      <w:lvlJc w:val="left"/>
      <w:pPr>
        <w:ind w:left="4836" w:hanging="420"/>
      </w:pPr>
      <w:rPr>
        <w:rFonts w:ascii="Wingdings" w:hAnsi="Wingdings" w:hint="default"/>
      </w:rPr>
    </w:lvl>
    <w:lvl w:ilvl="8" w:tplc="04090005" w:tentative="1">
      <w:start w:val="1"/>
      <w:numFmt w:val="bullet"/>
      <w:lvlText w:val=""/>
      <w:lvlJc w:val="left"/>
      <w:pPr>
        <w:ind w:left="5256" w:hanging="420"/>
      </w:pPr>
      <w:rPr>
        <w:rFonts w:ascii="Wingdings" w:hAnsi="Wingdings" w:hint="default"/>
      </w:rPr>
    </w:lvl>
  </w:abstractNum>
  <w:abstractNum w:abstractNumId="17">
    <w:nsid w:val="33B60BA3"/>
    <w:multiLevelType w:val="hybridMultilevel"/>
    <w:tmpl w:val="5CDE1B8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C3625F"/>
    <w:multiLevelType w:val="hybridMultilevel"/>
    <w:tmpl w:val="52C00184"/>
    <w:lvl w:ilvl="0" w:tplc="4190AE54">
      <w:start w:val="1"/>
      <w:numFmt w:val="decimal"/>
      <w:lvlText w:val="%1)"/>
      <w:lvlJc w:val="left"/>
      <w:pPr>
        <w:ind w:left="1260" w:hanging="420"/>
      </w:pPr>
      <w:rPr>
        <w:rFonts w:cs="Times New Roman" w:hint="eastAsia"/>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19">
    <w:nsid w:val="357D3BE9"/>
    <w:multiLevelType w:val="hybridMultilevel"/>
    <w:tmpl w:val="E5360CC2"/>
    <w:lvl w:ilvl="0" w:tplc="2B049F2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nsid w:val="36B7521E"/>
    <w:multiLevelType w:val="hybridMultilevel"/>
    <w:tmpl w:val="1AB886D4"/>
    <w:lvl w:ilvl="0" w:tplc="0409000D">
      <w:start w:val="1"/>
      <w:numFmt w:val="bullet"/>
      <w:lvlText w:val=""/>
      <w:lvlJc w:val="left"/>
      <w:pPr>
        <w:ind w:left="1995" w:hanging="420"/>
      </w:pPr>
      <w:rPr>
        <w:rFonts w:ascii="Wingdings" w:hAnsi="Wingdings" w:hint="default"/>
      </w:rPr>
    </w:lvl>
    <w:lvl w:ilvl="1" w:tplc="04090003" w:tentative="1">
      <w:start w:val="1"/>
      <w:numFmt w:val="bullet"/>
      <w:lvlText w:val=""/>
      <w:lvlJc w:val="left"/>
      <w:pPr>
        <w:ind w:left="2415" w:hanging="420"/>
      </w:pPr>
      <w:rPr>
        <w:rFonts w:ascii="Wingdings" w:hAnsi="Wingdings" w:hint="default"/>
      </w:rPr>
    </w:lvl>
    <w:lvl w:ilvl="2" w:tplc="04090005" w:tentative="1">
      <w:start w:val="1"/>
      <w:numFmt w:val="bullet"/>
      <w:lvlText w:val=""/>
      <w:lvlJc w:val="left"/>
      <w:pPr>
        <w:ind w:left="2835" w:hanging="420"/>
      </w:pPr>
      <w:rPr>
        <w:rFonts w:ascii="Wingdings" w:hAnsi="Wingdings" w:hint="default"/>
      </w:rPr>
    </w:lvl>
    <w:lvl w:ilvl="3" w:tplc="04090001" w:tentative="1">
      <w:start w:val="1"/>
      <w:numFmt w:val="bullet"/>
      <w:lvlText w:val=""/>
      <w:lvlJc w:val="left"/>
      <w:pPr>
        <w:ind w:left="3255" w:hanging="420"/>
      </w:pPr>
      <w:rPr>
        <w:rFonts w:ascii="Wingdings" w:hAnsi="Wingdings" w:hint="default"/>
      </w:rPr>
    </w:lvl>
    <w:lvl w:ilvl="4" w:tplc="04090003" w:tentative="1">
      <w:start w:val="1"/>
      <w:numFmt w:val="bullet"/>
      <w:lvlText w:val=""/>
      <w:lvlJc w:val="left"/>
      <w:pPr>
        <w:ind w:left="3675" w:hanging="420"/>
      </w:pPr>
      <w:rPr>
        <w:rFonts w:ascii="Wingdings" w:hAnsi="Wingdings" w:hint="default"/>
      </w:rPr>
    </w:lvl>
    <w:lvl w:ilvl="5" w:tplc="04090005" w:tentative="1">
      <w:start w:val="1"/>
      <w:numFmt w:val="bullet"/>
      <w:lvlText w:val=""/>
      <w:lvlJc w:val="left"/>
      <w:pPr>
        <w:ind w:left="4095" w:hanging="420"/>
      </w:pPr>
      <w:rPr>
        <w:rFonts w:ascii="Wingdings" w:hAnsi="Wingdings" w:hint="default"/>
      </w:rPr>
    </w:lvl>
    <w:lvl w:ilvl="6" w:tplc="04090001" w:tentative="1">
      <w:start w:val="1"/>
      <w:numFmt w:val="bullet"/>
      <w:lvlText w:val=""/>
      <w:lvlJc w:val="left"/>
      <w:pPr>
        <w:ind w:left="4515" w:hanging="420"/>
      </w:pPr>
      <w:rPr>
        <w:rFonts w:ascii="Wingdings" w:hAnsi="Wingdings" w:hint="default"/>
      </w:rPr>
    </w:lvl>
    <w:lvl w:ilvl="7" w:tplc="04090003" w:tentative="1">
      <w:start w:val="1"/>
      <w:numFmt w:val="bullet"/>
      <w:lvlText w:val=""/>
      <w:lvlJc w:val="left"/>
      <w:pPr>
        <w:ind w:left="4935" w:hanging="420"/>
      </w:pPr>
      <w:rPr>
        <w:rFonts w:ascii="Wingdings" w:hAnsi="Wingdings" w:hint="default"/>
      </w:rPr>
    </w:lvl>
    <w:lvl w:ilvl="8" w:tplc="04090005" w:tentative="1">
      <w:start w:val="1"/>
      <w:numFmt w:val="bullet"/>
      <w:lvlText w:val=""/>
      <w:lvlJc w:val="left"/>
      <w:pPr>
        <w:ind w:left="5355" w:hanging="420"/>
      </w:pPr>
      <w:rPr>
        <w:rFonts w:ascii="Wingdings" w:hAnsi="Wingdings" w:hint="default"/>
      </w:rPr>
    </w:lvl>
  </w:abstractNum>
  <w:abstractNum w:abstractNumId="21">
    <w:nsid w:val="38294D1B"/>
    <w:multiLevelType w:val="hybridMultilevel"/>
    <w:tmpl w:val="4E80FEA2"/>
    <w:lvl w:ilvl="0" w:tplc="070E1A88">
      <w:start w:val="1"/>
      <w:numFmt w:val="bullet"/>
      <w:lvlText w:val=""/>
      <w:lvlJc w:val="left"/>
      <w:pPr>
        <w:ind w:left="1890" w:hanging="420"/>
      </w:pPr>
      <w:rPr>
        <w:rFonts w:ascii="Wingdings" w:hAnsi="Wingdings" w:hint="default"/>
        <w:b w:val="0"/>
      </w:rPr>
    </w:lvl>
    <w:lvl w:ilvl="1" w:tplc="04090019" w:tentative="1">
      <w:start w:val="1"/>
      <w:numFmt w:val="lowerLetter"/>
      <w:lvlText w:val="%2)"/>
      <w:lvlJc w:val="left"/>
      <w:pPr>
        <w:ind w:left="2310" w:hanging="420"/>
      </w:pPr>
      <w:rPr>
        <w:rFonts w:cs="Times New Roman"/>
      </w:rPr>
    </w:lvl>
    <w:lvl w:ilvl="2" w:tplc="0409001B" w:tentative="1">
      <w:start w:val="1"/>
      <w:numFmt w:val="lowerRoman"/>
      <w:lvlText w:val="%3."/>
      <w:lvlJc w:val="right"/>
      <w:pPr>
        <w:ind w:left="2730" w:hanging="420"/>
      </w:pPr>
      <w:rPr>
        <w:rFonts w:cs="Times New Roman"/>
      </w:rPr>
    </w:lvl>
    <w:lvl w:ilvl="3" w:tplc="0409000F" w:tentative="1">
      <w:start w:val="1"/>
      <w:numFmt w:val="decimal"/>
      <w:lvlText w:val="%4."/>
      <w:lvlJc w:val="left"/>
      <w:pPr>
        <w:ind w:left="3150" w:hanging="420"/>
      </w:pPr>
      <w:rPr>
        <w:rFonts w:cs="Times New Roman"/>
      </w:rPr>
    </w:lvl>
    <w:lvl w:ilvl="4" w:tplc="04090019" w:tentative="1">
      <w:start w:val="1"/>
      <w:numFmt w:val="lowerLetter"/>
      <w:lvlText w:val="%5)"/>
      <w:lvlJc w:val="left"/>
      <w:pPr>
        <w:ind w:left="3570" w:hanging="420"/>
      </w:pPr>
      <w:rPr>
        <w:rFonts w:cs="Times New Roman"/>
      </w:rPr>
    </w:lvl>
    <w:lvl w:ilvl="5" w:tplc="0409001B" w:tentative="1">
      <w:start w:val="1"/>
      <w:numFmt w:val="lowerRoman"/>
      <w:lvlText w:val="%6."/>
      <w:lvlJc w:val="right"/>
      <w:pPr>
        <w:ind w:left="3990" w:hanging="420"/>
      </w:pPr>
      <w:rPr>
        <w:rFonts w:cs="Times New Roman"/>
      </w:rPr>
    </w:lvl>
    <w:lvl w:ilvl="6" w:tplc="0409000F" w:tentative="1">
      <w:start w:val="1"/>
      <w:numFmt w:val="decimal"/>
      <w:lvlText w:val="%7."/>
      <w:lvlJc w:val="left"/>
      <w:pPr>
        <w:ind w:left="4410" w:hanging="420"/>
      </w:pPr>
      <w:rPr>
        <w:rFonts w:cs="Times New Roman"/>
      </w:rPr>
    </w:lvl>
    <w:lvl w:ilvl="7" w:tplc="04090019" w:tentative="1">
      <w:start w:val="1"/>
      <w:numFmt w:val="lowerLetter"/>
      <w:lvlText w:val="%8)"/>
      <w:lvlJc w:val="left"/>
      <w:pPr>
        <w:ind w:left="4830" w:hanging="420"/>
      </w:pPr>
      <w:rPr>
        <w:rFonts w:cs="Times New Roman"/>
      </w:rPr>
    </w:lvl>
    <w:lvl w:ilvl="8" w:tplc="0409001B" w:tentative="1">
      <w:start w:val="1"/>
      <w:numFmt w:val="lowerRoman"/>
      <w:lvlText w:val="%9."/>
      <w:lvlJc w:val="right"/>
      <w:pPr>
        <w:ind w:left="5250" w:hanging="420"/>
      </w:pPr>
      <w:rPr>
        <w:rFonts w:cs="Times New Roman"/>
      </w:rPr>
    </w:lvl>
  </w:abstractNum>
  <w:abstractNum w:abstractNumId="22">
    <w:nsid w:val="3BA02B72"/>
    <w:multiLevelType w:val="hybridMultilevel"/>
    <w:tmpl w:val="C3DECC90"/>
    <w:lvl w:ilvl="0" w:tplc="0409000D">
      <w:start w:val="1"/>
      <w:numFmt w:val="bullet"/>
      <w:lvlText w:val=""/>
      <w:lvlJc w:val="left"/>
      <w:pPr>
        <w:ind w:left="1890" w:hanging="420"/>
      </w:pPr>
      <w:rPr>
        <w:rFonts w:ascii="Wingdings" w:hAnsi="Wingdings" w:hint="default"/>
      </w:rPr>
    </w:lvl>
    <w:lvl w:ilvl="1" w:tplc="04090003" w:tentative="1">
      <w:start w:val="1"/>
      <w:numFmt w:val="bullet"/>
      <w:lvlText w:val=""/>
      <w:lvlJc w:val="left"/>
      <w:pPr>
        <w:ind w:left="2310" w:hanging="420"/>
      </w:pPr>
      <w:rPr>
        <w:rFonts w:ascii="Wingdings" w:hAnsi="Wingdings" w:hint="default"/>
      </w:rPr>
    </w:lvl>
    <w:lvl w:ilvl="2" w:tplc="04090005"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3" w:tentative="1">
      <w:start w:val="1"/>
      <w:numFmt w:val="bullet"/>
      <w:lvlText w:val=""/>
      <w:lvlJc w:val="left"/>
      <w:pPr>
        <w:ind w:left="3570" w:hanging="420"/>
      </w:pPr>
      <w:rPr>
        <w:rFonts w:ascii="Wingdings" w:hAnsi="Wingdings" w:hint="default"/>
      </w:rPr>
    </w:lvl>
    <w:lvl w:ilvl="5" w:tplc="04090005"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3" w:tentative="1">
      <w:start w:val="1"/>
      <w:numFmt w:val="bullet"/>
      <w:lvlText w:val=""/>
      <w:lvlJc w:val="left"/>
      <w:pPr>
        <w:ind w:left="4830" w:hanging="420"/>
      </w:pPr>
      <w:rPr>
        <w:rFonts w:ascii="Wingdings" w:hAnsi="Wingdings" w:hint="default"/>
      </w:rPr>
    </w:lvl>
    <w:lvl w:ilvl="8" w:tplc="04090005" w:tentative="1">
      <w:start w:val="1"/>
      <w:numFmt w:val="bullet"/>
      <w:lvlText w:val=""/>
      <w:lvlJc w:val="left"/>
      <w:pPr>
        <w:ind w:left="5250" w:hanging="420"/>
      </w:pPr>
      <w:rPr>
        <w:rFonts w:ascii="Wingdings" w:hAnsi="Wingdings" w:hint="default"/>
      </w:rPr>
    </w:lvl>
  </w:abstractNum>
  <w:abstractNum w:abstractNumId="23">
    <w:nsid w:val="3DCE53A5"/>
    <w:multiLevelType w:val="hybridMultilevel"/>
    <w:tmpl w:val="68F6242E"/>
    <w:lvl w:ilvl="0" w:tplc="0409000D">
      <w:start w:val="1"/>
      <w:numFmt w:val="bullet"/>
      <w:lvlText w:val=""/>
      <w:lvlJc w:val="left"/>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4">
    <w:nsid w:val="3E0A4570"/>
    <w:multiLevelType w:val="hybridMultilevel"/>
    <w:tmpl w:val="433A59A0"/>
    <w:lvl w:ilvl="0" w:tplc="71066672">
      <w:start w:val="3"/>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3EAA3CFD"/>
    <w:multiLevelType w:val="hybridMultilevel"/>
    <w:tmpl w:val="E68E99DE"/>
    <w:lvl w:ilvl="0" w:tplc="4190AE54">
      <w:start w:val="1"/>
      <w:numFmt w:val="decimal"/>
      <w:lvlText w:val="%1)"/>
      <w:lvlJc w:val="left"/>
      <w:pPr>
        <w:ind w:left="844" w:hanging="420"/>
      </w:pPr>
      <w:rPr>
        <w:rFonts w:cs="Times New Roman" w:hint="eastAsia"/>
      </w:rPr>
    </w:lvl>
    <w:lvl w:ilvl="1" w:tplc="04090019" w:tentative="1">
      <w:start w:val="1"/>
      <w:numFmt w:val="lowerLetter"/>
      <w:lvlText w:val="%2)"/>
      <w:lvlJc w:val="left"/>
      <w:pPr>
        <w:ind w:left="1264" w:hanging="420"/>
      </w:pPr>
      <w:rPr>
        <w:rFonts w:cs="Times New Roman"/>
      </w:rPr>
    </w:lvl>
    <w:lvl w:ilvl="2" w:tplc="0409001B" w:tentative="1">
      <w:start w:val="1"/>
      <w:numFmt w:val="lowerRoman"/>
      <w:lvlText w:val="%3."/>
      <w:lvlJc w:val="right"/>
      <w:pPr>
        <w:ind w:left="1684" w:hanging="420"/>
      </w:pPr>
      <w:rPr>
        <w:rFonts w:cs="Times New Roman"/>
      </w:rPr>
    </w:lvl>
    <w:lvl w:ilvl="3" w:tplc="0409000F" w:tentative="1">
      <w:start w:val="1"/>
      <w:numFmt w:val="decimal"/>
      <w:lvlText w:val="%4."/>
      <w:lvlJc w:val="left"/>
      <w:pPr>
        <w:ind w:left="2104" w:hanging="420"/>
      </w:pPr>
      <w:rPr>
        <w:rFonts w:cs="Times New Roman"/>
      </w:rPr>
    </w:lvl>
    <w:lvl w:ilvl="4" w:tplc="04090019" w:tentative="1">
      <w:start w:val="1"/>
      <w:numFmt w:val="lowerLetter"/>
      <w:lvlText w:val="%5)"/>
      <w:lvlJc w:val="left"/>
      <w:pPr>
        <w:ind w:left="2524" w:hanging="420"/>
      </w:pPr>
      <w:rPr>
        <w:rFonts w:cs="Times New Roman"/>
      </w:rPr>
    </w:lvl>
    <w:lvl w:ilvl="5" w:tplc="0409001B" w:tentative="1">
      <w:start w:val="1"/>
      <w:numFmt w:val="lowerRoman"/>
      <w:lvlText w:val="%6."/>
      <w:lvlJc w:val="right"/>
      <w:pPr>
        <w:ind w:left="2944" w:hanging="420"/>
      </w:pPr>
      <w:rPr>
        <w:rFonts w:cs="Times New Roman"/>
      </w:rPr>
    </w:lvl>
    <w:lvl w:ilvl="6" w:tplc="0409000F" w:tentative="1">
      <w:start w:val="1"/>
      <w:numFmt w:val="decimal"/>
      <w:lvlText w:val="%7."/>
      <w:lvlJc w:val="left"/>
      <w:pPr>
        <w:ind w:left="3364" w:hanging="420"/>
      </w:pPr>
      <w:rPr>
        <w:rFonts w:cs="Times New Roman"/>
      </w:rPr>
    </w:lvl>
    <w:lvl w:ilvl="7" w:tplc="04090019" w:tentative="1">
      <w:start w:val="1"/>
      <w:numFmt w:val="lowerLetter"/>
      <w:lvlText w:val="%8)"/>
      <w:lvlJc w:val="left"/>
      <w:pPr>
        <w:ind w:left="3784" w:hanging="420"/>
      </w:pPr>
      <w:rPr>
        <w:rFonts w:cs="Times New Roman"/>
      </w:rPr>
    </w:lvl>
    <w:lvl w:ilvl="8" w:tplc="0409001B" w:tentative="1">
      <w:start w:val="1"/>
      <w:numFmt w:val="lowerRoman"/>
      <w:lvlText w:val="%9."/>
      <w:lvlJc w:val="right"/>
      <w:pPr>
        <w:ind w:left="4204" w:hanging="420"/>
      </w:pPr>
      <w:rPr>
        <w:rFonts w:cs="Times New Roman"/>
      </w:rPr>
    </w:lvl>
  </w:abstractNum>
  <w:abstractNum w:abstractNumId="26">
    <w:nsid w:val="3F0E2C85"/>
    <w:multiLevelType w:val="hybridMultilevel"/>
    <w:tmpl w:val="2AB82192"/>
    <w:lvl w:ilvl="0" w:tplc="0409000D">
      <w:start w:val="1"/>
      <w:numFmt w:val="bullet"/>
      <w:lvlText w:val=""/>
      <w:lvlJc w:val="left"/>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7">
    <w:nsid w:val="455B666A"/>
    <w:multiLevelType w:val="hybridMultilevel"/>
    <w:tmpl w:val="91FE4E54"/>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46D7710A"/>
    <w:multiLevelType w:val="hybridMultilevel"/>
    <w:tmpl w:val="DDA0D7D2"/>
    <w:lvl w:ilvl="0" w:tplc="352892BC">
      <w:start w:val="1"/>
      <w:numFmt w:val="decimal"/>
      <w:lvlText w:val="%1)"/>
      <w:lvlJc w:val="left"/>
      <w:pPr>
        <w:ind w:left="2250" w:hanging="360"/>
      </w:pPr>
      <w:rPr>
        <w:rFonts w:cs="Times New Roman" w:hint="default"/>
      </w:rPr>
    </w:lvl>
    <w:lvl w:ilvl="1" w:tplc="04090019" w:tentative="1">
      <w:start w:val="1"/>
      <w:numFmt w:val="lowerLetter"/>
      <w:lvlText w:val="%2)"/>
      <w:lvlJc w:val="left"/>
      <w:pPr>
        <w:ind w:left="2730" w:hanging="420"/>
      </w:pPr>
      <w:rPr>
        <w:rFonts w:cs="Times New Roman"/>
      </w:rPr>
    </w:lvl>
    <w:lvl w:ilvl="2" w:tplc="0409001B" w:tentative="1">
      <w:start w:val="1"/>
      <w:numFmt w:val="lowerRoman"/>
      <w:lvlText w:val="%3."/>
      <w:lvlJc w:val="right"/>
      <w:pPr>
        <w:ind w:left="3150" w:hanging="420"/>
      </w:pPr>
      <w:rPr>
        <w:rFonts w:cs="Times New Roman"/>
      </w:rPr>
    </w:lvl>
    <w:lvl w:ilvl="3" w:tplc="0409000F" w:tentative="1">
      <w:start w:val="1"/>
      <w:numFmt w:val="decimal"/>
      <w:lvlText w:val="%4."/>
      <w:lvlJc w:val="left"/>
      <w:pPr>
        <w:ind w:left="3570" w:hanging="420"/>
      </w:pPr>
      <w:rPr>
        <w:rFonts w:cs="Times New Roman"/>
      </w:rPr>
    </w:lvl>
    <w:lvl w:ilvl="4" w:tplc="04090019" w:tentative="1">
      <w:start w:val="1"/>
      <w:numFmt w:val="lowerLetter"/>
      <w:lvlText w:val="%5)"/>
      <w:lvlJc w:val="left"/>
      <w:pPr>
        <w:ind w:left="3990" w:hanging="420"/>
      </w:pPr>
      <w:rPr>
        <w:rFonts w:cs="Times New Roman"/>
      </w:rPr>
    </w:lvl>
    <w:lvl w:ilvl="5" w:tplc="0409001B" w:tentative="1">
      <w:start w:val="1"/>
      <w:numFmt w:val="lowerRoman"/>
      <w:lvlText w:val="%6."/>
      <w:lvlJc w:val="right"/>
      <w:pPr>
        <w:ind w:left="4410" w:hanging="420"/>
      </w:pPr>
      <w:rPr>
        <w:rFonts w:cs="Times New Roman"/>
      </w:rPr>
    </w:lvl>
    <w:lvl w:ilvl="6" w:tplc="0409000F" w:tentative="1">
      <w:start w:val="1"/>
      <w:numFmt w:val="decimal"/>
      <w:lvlText w:val="%7."/>
      <w:lvlJc w:val="left"/>
      <w:pPr>
        <w:ind w:left="4830" w:hanging="420"/>
      </w:pPr>
      <w:rPr>
        <w:rFonts w:cs="Times New Roman"/>
      </w:rPr>
    </w:lvl>
    <w:lvl w:ilvl="7" w:tplc="04090019" w:tentative="1">
      <w:start w:val="1"/>
      <w:numFmt w:val="lowerLetter"/>
      <w:lvlText w:val="%8)"/>
      <w:lvlJc w:val="left"/>
      <w:pPr>
        <w:ind w:left="5250" w:hanging="420"/>
      </w:pPr>
      <w:rPr>
        <w:rFonts w:cs="Times New Roman"/>
      </w:rPr>
    </w:lvl>
    <w:lvl w:ilvl="8" w:tplc="0409001B" w:tentative="1">
      <w:start w:val="1"/>
      <w:numFmt w:val="lowerRoman"/>
      <w:lvlText w:val="%9."/>
      <w:lvlJc w:val="right"/>
      <w:pPr>
        <w:ind w:left="5670" w:hanging="420"/>
      </w:pPr>
      <w:rPr>
        <w:rFonts w:cs="Times New Roman"/>
      </w:rPr>
    </w:lvl>
  </w:abstractNum>
  <w:abstractNum w:abstractNumId="29">
    <w:nsid w:val="46FB52CE"/>
    <w:multiLevelType w:val="hybridMultilevel"/>
    <w:tmpl w:val="D5861F68"/>
    <w:lvl w:ilvl="0" w:tplc="0409000D">
      <w:start w:val="1"/>
      <w:numFmt w:val="bullet"/>
      <w:lvlText w:val=""/>
      <w:lvlJc w:val="left"/>
      <w:pPr>
        <w:ind w:left="1710" w:hanging="420"/>
      </w:pPr>
      <w:rPr>
        <w:rFonts w:ascii="Wingdings" w:hAnsi="Wingdings" w:hint="default"/>
      </w:rPr>
    </w:lvl>
    <w:lvl w:ilvl="1" w:tplc="04090003" w:tentative="1">
      <w:start w:val="1"/>
      <w:numFmt w:val="bullet"/>
      <w:lvlText w:val=""/>
      <w:lvlJc w:val="left"/>
      <w:pPr>
        <w:ind w:left="2130" w:hanging="420"/>
      </w:pPr>
      <w:rPr>
        <w:rFonts w:ascii="Wingdings" w:hAnsi="Wingdings" w:hint="default"/>
      </w:rPr>
    </w:lvl>
    <w:lvl w:ilvl="2" w:tplc="04090005" w:tentative="1">
      <w:start w:val="1"/>
      <w:numFmt w:val="bullet"/>
      <w:lvlText w:val=""/>
      <w:lvlJc w:val="left"/>
      <w:pPr>
        <w:ind w:left="2550" w:hanging="420"/>
      </w:pPr>
      <w:rPr>
        <w:rFonts w:ascii="Wingdings" w:hAnsi="Wingdings" w:hint="default"/>
      </w:rPr>
    </w:lvl>
    <w:lvl w:ilvl="3" w:tplc="04090001" w:tentative="1">
      <w:start w:val="1"/>
      <w:numFmt w:val="bullet"/>
      <w:lvlText w:val=""/>
      <w:lvlJc w:val="left"/>
      <w:pPr>
        <w:ind w:left="2970" w:hanging="420"/>
      </w:pPr>
      <w:rPr>
        <w:rFonts w:ascii="Wingdings" w:hAnsi="Wingdings" w:hint="default"/>
      </w:rPr>
    </w:lvl>
    <w:lvl w:ilvl="4" w:tplc="04090003" w:tentative="1">
      <w:start w:val="1"/>
      <w:numFmt w:val="bullet"/>
      <w:lvlText w:val=""/>
      <w:lvlJc w:val="left"/>
      <w:pPr>
        <w:ind w:left="3390" w:hanging="420"/>
      </w:pPr>
      <w:rPr>
        <w:rFonts w:ascii="Wingdings" w:hAnsi="Wingdings" w:hint="default"/>
      </w:rPr>
    </w:lvl>
    <w:lvl w:ilvl="5" w:tplc="04090005" w:tentative="1">
      <w:start w:val="1"/>
      <w:numFmt w:val="bullet"/>
      <w:lvlText w:val=""/>
      <w:lvlJc w:val="left"/>
      <w:pPr>
        <w:ind w:left="3810" w:hanging="420"/>
      </w:pPr>
      <w:rPr>
        <w:rFonts w:ascii="Wingdings" w:hAnsi="Wingdings" w:hint="default"/>
      </w:rPr>
    </w:lvl>
    <w:lvl w:ilvl="6" w:tplc="04090001" w:tentative="1">
      <w:start w:val="1"/>
      <w:numFmt w:val="bullet"/>
      <w:lvlText w:val=""/>
      <w:lvlJc w:val="left"/>
      <w:pPr>
        <w:ind w:left="4230" w:hanging="420"/>
      </w:pPr>
      <w:rPr>
        <w:rFonts w:ascii="Wingdings" w:hAnsi="Wingdings" w:hint="default"/>
      </w:rPr>
    </w:lvl>
    <w:lvl w:ilvl="7" w:tplc="04090003" w:tentative="1">
      <w:start w:val="1"/>
      <w:numFmt w:val="bullet"/>
      <w:lvlText w:val=""/>
      <w:lvlJc w:val="left"/>
      <w:pPr>
        <w:ind w:left="4650" w:hanging="420"/>
      </w:pPr>
      <w:rPr>
        <w:rFonts w:ascii="Wingdings" w:hAnsi="Wingdings" w:hint="default"/>
      </w:rPr>
    </w:lvl>
    <w:lvl w:ilvl="8" w:tplc="04090005" w:tentative="1">
      <w:start w:val="1"/>
      <w:numFmt w:val="bullet"/>
      <w:lvlText w:val=""/>
      <w:lvlJc w:val="left"/>
      <w:pPr>
        <w:ind w:left="5070" w:hanging="420"/>
      </w:pPr>
      <w:rPr>
        <w:rFonts w:ascii="Wingdings" w:hAnsi="Wingdings" w:hint="default"/>
      </w:rPr>
    </w:lvl>
  </w:abstractNum>
  <w:abstractNum w:abstractNumId="30">
    <w:nsid w:val="4CD010E6"/>
    <w:multiLevelType w:val="hybridMultilevel"/>
    <w:tmpl w:val="7040AB02"/>
    <w:lvl w:ilvl="0" w:tplc="3DA69944">
      <w:start w:val="1"/>
      <w:numFmt w:val="decimal"/>
      <w:lvlText w:val="%1）"/>
      <w:lvlJc w:val="left"/>
      <w:pPr>
        <w:ind w:left="2196" w:hanging="360"/>
      </w:pPr>
      <w:rPr>
        <w:rFonts w:cs="Times New Roman" w:hint="default"/>
      </w:rPr>
    </w:lvl>
    <w:lvl w:ilvl="1" w:tplc="04090019" w:tentative="1">
      <w:start w:val="1"/>
      <w:numFmt w:val="lowerLetter"/>
      <w:lvlText w:val="%2)"/>
      <w:lvlJc w:val="left"/>
      <w:pPr>
        <w:ind w:left="2676" w:hanging="420"/>
      </w:pPr>
      <w:rPr>
        <w:rFonts w:cs="Times New Roman"/>
      </w:rPr>
    </w:lvl>
    <w:lvl w:ilvl="2" w:tplc="0409001B" w:tentative="1">
      <w:start w:val="1"/>
      <w:numFmt w:val="lowerRoman"/>
      <w:lvlText w:val="%3."/>
      <w:lvlJc w:val="right"/>
      <w:pPr>
        <w:ind w:left="3096" w:hanging="420"/>
      </w:pPr>
      <w:rPr>
        <w:rFonts w:cs="Times New Roman"/>
      </w:rPr>
    </w:lvl>
    <w:lvl w:ilvl="3" w:tplc="0409000F" w:tentative="1">
      <w:start w:val="1"/>
      <w:numFmt w:val="decimal"/>
      <w:lvlText w:val="%4."/>
      <w:lvlJc w:val="left"/>
      <w:pPr>
        <w:ind w:left="3516" w:hanging="420"/>
      </w:pPr>
      <w:rPr>
        <w:rFonts w:cs="Times New Roman"/>
      </w:rPr>
    </w:lvl>
    <w:lvl w:ilvl="4" w:tplc="04090019" w:tentative="1">
      <w:start w:val="1"/>
      <w:numFmt w:val="lowerLetter"/>
      <w:lvlText w:val="%5)"/>
      <w:lvlJc w:val="left"/>
      <w:pPr>
        <w:ind w:left="3936" w:hanging="420"/>
      </w:pPr>
      <w:rPr>
        <w:rFonts w:cs="Times New Roman"/>
      </w:rPr>
    </w:lvl>
    <w:lvl w:ilvl="5" w:tplc="0409001B" w:tentative="1">
      <w:start w:val="1"/>
      <w:numFmt w:val="lowerRoman"/>
      <w:lvlText w:val="%6."/>
      <w:lvlJc w:val="right"/>
      <w:pPr>
        <w:ind w:left="4356" w:hanging="420"/>
      </w:pPr>
      <w:rPr>
        <w:rFonts w:cs="Times New Roman"/>
      </w:rPr>
    </w:lvl>
    <w:lvl w:ilvl="6" w:tplc="0409000F" w:tentative="1">
      <w:start w:val="1"/>
      <w:numFmt w:val="decimal"/>
      <w:lvlText w:val="%7."/>
      <w:lvlJc w:val="left"/>
      <w:pPr>
        <w:ind w:left="4776" w:hanging="420"/>
      </w:pPr>
      <w:rPr>
        <w:rFonts w:cs="Times New Roman"/>
      </w:rPr>
    </w:lvl>
    <w:lvl w:ilvl="7" w:tplc="04090019" w:tentative="1">
      <w:start w:val="1"/>
      <w:numFmt w:val="lowerLetter"/>
      <w:lvlText w:val="%8)"/>
      <w:lvlJc w:val="left"/>
      <w:pPr>
        <w:ind w:left="5196" w:hanging="420"/>
      </w:pPr>
      <w:rPr>
        <w:rFonts w:cs="Times New Roman"/>
      </w:rPr>
    </w:lvl>
    <w:lvl w:ilvl="8" w:tplc="0409001B" w:tentative="1">
      <w:start w:val="1"/>
      <w:numFmt w:val="lowerRoman"/>
      <w:lvlText w:val="%9."/>
      <w:lvlJc w:val="right"/>
      <w:pPr>
        <w:ind w:left="5616" w:hanging="420"/>
      </w:pPr>
      <w:rPr>
        <w:rFonts w:cs="Times New Roman"/>
      </w:rPr>
    </w:lvl>
  </w:abstractNum>
  <w:abstractNum w:abstractNumId="31">
    <w:nsid w:val="4F203FA1"/>
    <w:multiLevelType w:val="hybridMultilevel"/>
    <w:tmpl w:val="90C2FEFA"/>
    <w:lvl w:ilvl="0" w:tplc="0409000D">
      <w:start w:val="1"/>
      <w:numFmt w:val="bullet"/>
      <w:lvlText w:val=""/>
      <w:lvlJc w:val="left"/>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2">
    <w:nsid w:val="559454F6"/>
    <w:multiLevelType w:val="hybridMultilevel"/>
    <w:tmpl w:val="450A0C02"/>
    <w:lvl w:ilvl="0" w:tplc="BF526850">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3">
    <w:nsid w:val="5647233B"/>
    <w:multiLevelType w:val="hybridMultilevel"/>
    <w:tmpl w:val="952AFA0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7895F64"/>
    <w:multiLevelType w:val="hybridMultilevel"/>
    <w:tmpl w:val="A5CE51F6"/>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5B90730B"/>
    <w:multiLevelType w:val="hybridMultilevel"/>
    <w:tmpl w:val="569299DC"/>
    <w:lvl w:ilvl="0" w:tplc="63844974">
      <w:start w:val="1"/>
      <w:numFmt w:val="decimal"/>
      <w:lvlText w:val="%1）"/>
      <w:lvlJc w:val="left"/>
      <w:pPr>
        <w:ind w:left="2040" w:hanging="360"/>
      </w:pPr>
      <w:rPr>
        <w:rFonts w:cs="Times New Roman" w:hint="default"/>
      </w:rPr>
    </w:lvl>
    <w:lvl w:ilvl="1" w:tplc="04090019" w:tentative="1">
      <w:start w:val="1"/>
      <w:numFmt w:val="lowerLetter"/>
      <w:lvlText w:val="%2)"/>
      <w:lvlJc w:val="left"/>
      <w:pPr>
        <w:ind w:left="2520" w:hanging="420"/>
      </w:pPr>
      <w:rPr>
        <w:rFonts w:cs="Times New Roman"/>
      </w:rPr>
    </w:lvl>
    <w:lvl w:ilvl="2" w:tplc="0409001B" w:tentative="1">
      <w:start w:val="1"/>
      <w:numFmt w:val="lowerRoman"/>
      <w:lvlText w:val="%3."/>
      <w:lvlJc w:val="right"/>
      <w:pPr>
        <w:ind w:left="2940" w:hanging="420"/>
      </w:pPr>
      <w:rPr>
        <w:rFonts w:cs="Times New Roman"/>
      </w:rPr>
    </w:lvl>
    <w:lvl w:ilvl="3" w:tplc="0409000F" w:tentative="1">
      <w:start w:val="1"/>
      <w:numFmt w:val="decimal"/>
      <w:lvlText w:val="%4."/>
      <w:lvlJc w:val="left"/>
      <w:pPr>
        <w:ind w:left="3360" w:hanging="420"/>
      </w:pPr>
      <w:rPr>
        <w:rFonts w:cs="Times New Roman"/>
      </w:rPr>
    </w:lvl>
    <w:lvl w:ilvl="4" w:tplc="04090019" w:tentative="1">
      <w:start w:val="1"/>
      <w:numFmt w:val="lowerLetter"/>
      <w:lvlText w:val="%5)"/>
      <w:lvlJc w:val="left"/>
      <w:pPr>
        <w:ind w:left="3780" w:hanging="420"/>
      </w:pPr>
      <w:rPr>
        <w:rFonts w:cs="Times New Roman"/>
      </w:rPr>
    </w:lvl>
    <w:lvl w:ilvl="5" w:tplc="0409001B" w:tentative="1">
      <w:start w:val="1"/>
      <w:numFmt w:val="lowerRoman"/>
      <w:lvlText w:val="%6."/>
      <w:lvlJc w:val="right"/>
      <w:pPr>
        <w:ind w:left="4200" w:hanging="420"/>
      </w:pPr>
      <w:rPr>
        <w:rFonts w:cs="Times New Roman"/>
      </w:rPr>
    </w:lvl>
    <w:lvl w:ilvl="6" w:tplc="0409000F" w:tentative="1">
      <w:start w:val="1"/>
      <w:numFmt w:val="decimal"/>
      <w:lvlText w:val="%7."/>
      <w:lvlJc w:val="left"/>
      <w:pPr>
        <w:ind w:left="4620" w:hanging="420"/>
      </w:pPr>
      <w:rPr>
        <w:rFonts w:cs="Times New Roman"/>
      </w:rPr>
    </w:lvl>
    <w:lvl w:ilvl="7" w:tplc="04090019" w:tentative="1">
      <w:start w:val="1"/>
      <w:numFmt w:val="lowerLetter"/>
      <w:lvlText w:val="%8)"/>
      <w:lvlJc w:val="left"/>
      <w:pPr>
        <w:ind w:left="5040" w:hanging="420"/>
      </w:pPr>
      <w:rPr>
        <w:rFonts w:cs="Times New Roman"/>
      </w:rPr>
    </w:lvl>
    <w:lvl w:ilvl="8" w:tplc="0409001B" w:tentative="1">
      <w:start w:val="1"/>
      <w:numFmt w:val="lowerRoman"/>
      <w:lvlText w:val="%9."/>
      <w:lvlJc w:val="right"/>
      <w:pPr>
        <w:ind w:left="5460" w:hanging="420"/>
      </w:pPr>
      <w:rPr>
        <w:rFonts w:cs="Times New Roman"/>
      </w:rPr>
    </w:lvl>
  </w:abstractNum>
  <w:abstractNum w:abstractNumId="36">
    <w:nsid w:val="5C7F4778"/>
    <w:multiLevelType w:val="hybridMultilevel"/>
    <w:tmpl w:val="AEAA26AE"/>
    <w:lvl w:ilvl="0" w:tplc="E76E04F6">
      <w:start w:val="1"/>
      <w:numFmt w:val="decimal"/>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37">
    <w:nsid w:val="61456B2F"/>
    <w:multiLevelType w:val="hybridMultilevel"/>
    <w:tmpl w:val="49E683EA"/>
    <w:lvl w:ilvl="0" w:tplc="EB72047C">
      <w:start w:val="1"/>
      <w:numFmt w:val="japaneseCounting"/>
      <w:lvlText w:val="第%1章"/>
      <w:lvlJc w:val="left"/>
      <w:pPr>
        <w:ind w:left="1545" w:hanging="154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8">
    <w:nsid w:val="6A54713F"/>
    <w:multiLevelType w:val="hybridMultilevel"/>
    <w:tmpl w:val="1660AC8E"/>
    <w:lvl w:ilvl="0" w:tplc="1528E552">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9">
    <w:nsid w:val="6A7B38F4"/>
    <w:multiLevelType w:val="hybridMultilevel"/>
    <w:tmpl w:val="4F5AA8B2"/>
    <w:lvl w:ilvl="0" w:tplc="04090011">
      <w:start w:val="1"/>
      <w:numFmt w:val="decimal"/>
      <w:lvlText w:val="%1)"/>
      <w:lvlJc w:val="left"/>
      <w:pPr>
        <w:ind w:left="840" w:hanging="4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40">
    <w:nsid w:val="70B65050"/>
    <w:multiLevelType w:val="hybridMultilevel"/>
    <w:tmpl w:val="3732074E"/>
    <w:lvl w:ilvl="0" w:tplc="1DB4C96E">
      <w:start w:val="1"/>
      <w:numFmt w:val="decimalEnclosedCircle"/>
      <w:lvlText w:val="%1"/>
      <w:lvlJc w:val="left"/>
      <w:pPr>
        <w:ind w:left="780" w:hanging="360"/>
      </w:pPr>
      <w:rPr>
        <w:rFonts w:ascii="宋体" w:cs="宋体"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nsid w:val="71551AAB"/>
    <w:multiLevelType w:val="hybridMultilevel"/>
    <w:tmpl w:val="D5EE9B26"/>
    <w:lvl w:ilvl="0" w:tplc="CBDEA1D4">
      <w:start w:val="1"/>
      <w:numFmt w:val="decimal"/>
      <w:lvlText w:val="%1)"/>
      <w:lvlJc w:val="left"/>
      <w:pPr>
        <w:ind w:left="2040" w:hanging="360"/>
      </w:pPr>
      <w:rPr>
        <w:rFonts w:cs="Times New Roman" w:hint="default"/>
      </w:rPr>
    </w:lvl>
    <w:lvl w:ilvl="1" w:tplc="04090019" w:tentative="1">
      <w:start w:val="1"/>
      <w:numFmt w:val="lowerLetter"/>
      <w:lvlText w:val="%2)"/>
      <w:lvlJc w:val="left"/>
      <w:pPr>
        <w:ind w:left="2520" w:hanging="420"/>
      </w:pPr>
      <w:rPr>
        <w:rFonts w:cs="Times New Roman"/>
      </w:rPr>
    </w:lvl>
    <w:lvl w:ilvl="2" w:tplc="0409001B" w:tentative="1">
      <w:start w:val="1"/>
      <w:numFmt w:val="lowerRoman"/>
      <w:lvlText w:val="%3."/>
      <w:lvlJc w:val="right"/>
      <w:pPr>
        <w:ind w:left="2940" w:hanging="420"/>
      </w:pPr>
      <w:rPr>
        <w:rFonts w:cs="Times New Roman"/>
      </w:rPr>
    </w:lvl>
    <w:lvl w:ilvl="3" w:tplc="0409000F" w:tentative="1">
      <w:start w:val="1"/>
      <w:numFmt w:val="decimal"/>
      <w:lvlText w:val="%4."/>
      <w:lvlJc w:val="left"/>
      <w:pPr>
        <w:ind w:left="3360" w:hanging="420"/>
      </w:pPr>
      <w:rPr>
        <w:rFonts w:cs="Times New Roman"/>
      </w:rPr>
    </w:lvl>
    <w:lvl w:ilvl="4" w:tplc="04090019" w:tentative="1">
      <w:start w:val="1"/>
      <w:numFmt w:val="lowerLetter"/>
      <w:lvlText w:val="%5)"/>
      <w:lvlJc w:val="left"/>
      <w:pPr>
        <w:ind w:left="3780" w:hanging="420"/>
      </w:pPr>
      <w:rPr>
        <w:rFonts w:cs="Times New Roman"/>
      </w:rPr>
    </w:lvl>
    <w:lvl w:ilvl="5" w:tplc="0409001B" w:tentative="1">
      <w:start w:val="1"/>
      <w:numFmt w:val="lowerRoman"/>
      <w:lvlText w:val="%6."/>
      <w:lvlJc w:val="right"/>
      <w:pPr>
        <w:ind w:left="4200" w:hanging="420"/>
      </w:pPr>
      <w:rPr>
        <w:rFonts w:cs="Times New Roman"/>
      </w:rPr>
    </w:lvl>
    <w:lvl w:ilvl="6" w:tplc="0409000F" w:tentative="1">
      <w:start w:val="1"/>
      <w:numFmt w:val="decimal"/>
      <w:lvlText w:val="%7."/>
      <w:lvlJc w:val="left"/>
      <w:pPr>
        <w:ind w:left="4620" w:hanging="420"/>
      </w:pPr>
      <w:rPr>
        <w:rFonts w:cs="Times New Roman"/>
      </w:rPr>
    </w:lvl>
    <w:lvl w:ilvl="7" w:tplc="04090019" w:tentative="1">
      <w:start w:val="1"/>
      <w:numFmt w:val="lowerLetter"/>
      <w:lvlText w:val="%8)"/>
      <w:lvlJc w:val="left"/>
      <w:pPr>
        <w:ind w:left="5040" w:hanging="420"/>
      </w:pPr>
      <w:rPr>
        <w:rFonts w:cs="Times New Roman"/>
      </w:rPr>
    </w:lvl>
    <w:lvl w:ilvl="8" w:tplc="0409001B" w:tentative="1">
      <w:start w:val="1"/>
      <w:numFmt w:val="lowerRoman"/>
      <w:lvlText w:val="%9."/>
      <w:lvlJc w:val="right"/>
      <w:pPr>
        <w:ind w:left="5460" w:hanging="420"/>
      </w:pPr>
      <w:rPr>
        <w:rFonts w:cs="Times New Roman"/>
      </w:rPr>
    </w:lvl>
  </w:abstractNum>
  <w:abstractNum w:abstractNumId="42">
    <w:nsid w:val="74982C44"/>
    <w:multiLevelType w:val="hybridMultilevel"/>
    <w:tmpl w:val="B2A02272"/>
    <w:lvl w:ilvl="0" w:tplc="0409000D">
      <w:start w:val="1"/>
      <w:numFmt w:val="bullet"/>
      <w:lvlText w:val=""/>
      <w:lvlJc w:val="left"/>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43">
    <w:nsid w:val="76352247"/>
    <w:multiLevelType w:val="multilevel"/>
    <w:tmpl w:val="5A78296A"/>
    <w:lvl w:ilvl="0">
      <w:start w:val="2"/>
      <w:numFmt w:val="decimal"/>
      <w:lvlText w:val="%1"/>
      <w:lvlJc w:val="left"/>
      <w:pPr>
        <w:ind w:left="435" w:hanging="435"/>
      </w:pPr>
      <w:rPr>
        <w:rFonts w:cs="Times New Roman" w:hint="default"/>
      </w:rPr>
    </w:lvl>
    <w:lvl w:ilvl="1">
      <w:start w:val="2"/>
      <w:numFmt w:val="decimal"/>
      <w:lvlText w:val="%1.%2"/>
      <w:lvlJc w:val="left"/>
      <w:pPr>
        <w:ind w:left="1476" w:hanging="720"/>
      </w:pPr>
      <w:rPr>
        <w:rFonts w:cs="Times New Roman" w:hint="default"/>
      </w:rPr>
    </w:lvl>
    <w:lvl w:ilvl="2">
      <w:start w:val="1"/>
      <w:numFmt w:val="decimal"/>
      <w:lvlText w:val="%1.%2.%3"/>
      <w:lvlJc w:val="left"/>
      <w:pPr>
        <w:ind w:left="2232" w:hanging="720"/>
      </w:pPr>
      <w:rPr>
        <w:rFonts w:cs="Times New Roman" w:hint="default"/>
      </w:rPr>
    </w:lvl>
    <w:lvl w:ilvl="3">
      <w:start w:val="1"/>
      <w:numFmt w:val="decimal"/>
      <w:lvlText w:val="%1.%2.%3.%4"/>
      <w:lvlJc w:val="left"/>
      <w:pPr>
        <w:ind w:left="3348" w:hanging="1080"/>
      </w:pPr>
      <w:rPr>
        <w:rFonts w:cs="Times New Roman" w:hint="default"/>
      </w:rPr>
    </w:lvl>
    <w:lvl w:ilvl="4">
      <w:start w:val="1"/>
      <w:numFmt w:val="decimal"/>
      <w:lvlText w:val="%1.%2.%3.%4.%5"/>
      <w:lvlJc w:val="left"/>
      <w:pPr>
        <w:ind w:left="4464" w:hanging="1440"/>
      </w:pPr>
      <w:rPr>
        <w:rFonts w:cs="Times New Roman" w:hint="default"/>
      </w:rPr>
    </w:lvl>
    <w:lvl w:ilvl="5">
      <w:start w:val="1"/>
      <w:numFmt w:val="decimal"/>
      <w:lvlText w:val="%1.%2.%3.%4.%5.%6"/>
      <w:lvlJc w:val="left"/>
      <w:pPr>
        <w:ind w:left="5220" w:hanging="1440"/>
      </w:pPr>
      <w:rPr>
        <w:rFonts w:cs="Times New Roman" w:hint="default"/>
      </w:rPr>
    </w:lvl>
    <w:lvl w:ilvl="6">
      <w:start w:val="1"/>
      <w:numFmt w:val="decimal"/>
      <w:lvlText w:val="%1.%2.%3.%4.%5.%6.%7"/>
      <w:lvlJc w:val="left"/>
      <w:pPr>
        <w:ind w:left="6336" w:hanging="1800"/>
      </w:pPr>
      <w:rPr>
        <w:rFonts w:cs="Times New Roman" w:hint="default"/>
      </w:rPr>
    </w:lvl>
    <w:lvl w:ilvl="7">
      <w:start w:val="1"/>
      <w:numFmt w:val="decimal"/>
      <w:lvlText w:val="%1.%2.%3.%4.%5.%6.%7.%8"/>
      <w:lvlJc w:val="left"/>
      <w:pPr>
        <w:ind w:left="7092" w:hanging="1800"/>
      </w:pPr>
      <w:rPr>
        <w:rFonts w:cs="Times New Roman" w:hint="default"/>
      </w:rPr>
    </w:lvl>
    <w:lvl w:ilvl="8">
      <w:start w:val="1"/>
      <w:numFmt w:val="decimal"/>
      <w:lvlText w:val="%1.%2.%3.%4.%5.%6.%7.%8.%9"/>
      <w:lvlJc w:val="left"/>
      <w:pPr>
        <w:ind w:left="8208" w:hanging="2160"/>
      </w:pPr>
      <w:rPr>
        <w:rFonts w:cs="Times New Roman" w:hint="default"/>
      </w:rPr>
    </w:lvl>
  </w:abstractNum>
  <w:abstractNum w:abstractNumId="44">
    <w:nsid w:val="78616E57"/>
    <w:multiLevelType w:val="hybridMultilevel"/>
    <w:tmpl w:val="A740E460"/>
    <w:lvl w:ilvl="0" w:tplc="BB0C4B92">
      <w:start w:val="1"/>
      <w:numFmt w:val="decimal"/>
      <w:lvlText w:val="%1、"/>
      <w:lvlJc w:val="left"/>
      <w:pPr>
        <w:ind w:left="1836" w:hanging="360"/>
      </w:pPr>
      <w:rPr>
        <w:rFonts w:cs="Times New Roman" w:hint="default"/>
      </w:rPr>
    </w:lvl>
    <w:lvl w:ilvl="1" w:tplc="04090019" w:tentative="1">
      <w:start w:val="1"/>
      <w:numFmt w:val="lowerLetter"/>
      <w:lvlText w:val="%2)"/>
      <w:lvlJc w:val="left"/>
      <w:pPr>
        <w:ind w:left="2316" w:hanging="420"/>
      </w:pPr>
      <w:rPr>
        <w:rFonts w:cs="Times New Roman"/>
      </w:rPr>
    </w:lvl>
    <w:lvl w:ilvl="2" w:tplc="0409001B" w:tentative="1">
      <w:start w:val="1"/>
      <w:numFmt w:val="lowerRoman"/>
      <w:lvlText w:val="%3."/>
      <w:lvlJc w:val="right"/>
      <w:pPr>
        <w:ind w:left="2736" w:hanging="420"/>
      </w:pPr>
      <w:rPr>
        <w:rFonts w:cs="Times New Roman"/>
      </w:rPr>
    </w:lvl>
    <w:lvl w:ilvl="3" w:tplc="0409000F" w:tentative="1">
      <w:start w:val="1"/>
      <w:numFmt w:val="decimal"/>
      <w:lvlText w:val="%4."/>
      <w:lvlJc w:val="left"/>
      <w:pPr>
        <w:ind w:left="3156" w:hanging="420"/>
      </w:pPr>
      <w:rPr>
        <w:rFonts w:cs="Times New Roman"/>
      </w:rPr>
    </w:lvl>
    <w:lvl w:ilvl="4" w:tplc="04090019" w:tentative="1">
      <w:start w:val="1"/>
      <w:numFmt w:val="lowerLetter"/>
      <w:lvlText w:val="%5)"/>
      <w:lvlJc w:val="left"/>
      <w:pPr>
        <w:ind w:left="3576" w:hanging="420"/>
      </w:pPr>
      <w:rPr>
        <w:rFonts w:cs="Times New Roman"/>
      </w:rPr>
    </w:lvl>
    <w:lvl w:ilvl="5" w:tplc="0409001B" w:tentative="1">
      <w:start w:val="1"/>
      <w:numFmt w:val="lowerRoman"/>
      <w:lvlText w:val="%6."/>
      <w:lvlJc w:val="right"/>
      <w:pPr>
        <w:ind w:left="3996" w:hanging="420"/>
      </w:pPr>
      <w:rPr>
        <w:rFonts w:cs="Times New Roman"/>
      </w:rPr>
    </w:lvl>
    <w:lvl w:ilvl="6" w:tplc="0409000F" w:tentative="1">
      <w:start w:val="1"/>
      <w:numFmt w:val="decimal"/>
      <w:lvlText w:val="%7."/>
      <w:lvlJc w:val="left"/>
      <w:pPr>
        <w:ind w:left="4416" w:hanging="420"/>
      </w:pPr>
      <w:rPr>
        <w:rFonts w:cs="Times New Roman"/>
      </w:rPr>
    </w:lvl>
    <w:lvl w:ilvl="7" w:tplc="04090019" w:tentative="1">
      <w:start w:val="1"/>
      <w:numFmt w:val="lowerLetter"/>
      <w:lvlText w:val="%8)"/>
      <w:lvlJc w:val="left"/>
      <w:pPr>
        <w:ind w:left="4836" w:hanging="420"/>
      </w:pPr>
      <w:rPr>
        <w:rFonts w:cs="Times New Roman"/>
      </w:rPr>
    </w:lvl>
    <w:lvl w:ilvl="8" w:tplc="0409001B" w:tentative="1">
      <w:start w:val="1"/>
      <w:numFmt w:val="lowerRoman"/>
      <w:lvlText w:val="%9."/>
      <w:lvlJc w:val="right"/>
      <w:pPr>
        <w:ind w:left="5256" w:hanging="420"/>
      </w:pPr>
      <w:rPr>
        <w:rFonts w:cs="Times New Roman"/>
      </w:rPr>
    </w:lvl>
  </w:abstractNum>
  <w:abstractNum w:abstractNumId="45">
    <w:nsid w:val="7A00343D"/>
    <w:multiLevelType w:val="hybridMultilevel"/>
    <w:tmpl w:val="AA3085F8"/>
    <w:lvl w:ilvl="0" w:tplc="BB52C424">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37"/>
  </w:num>
  <w:num w:numId="2">
    <w:abstractNumId w:val="8"/>
  </w:num>
  <w:num w:numId="3">
    <w:abstractNumId w:val="6"/>
  </w:num>
  <w:num w:numId="4">
    <w:abstractNumId w:val="31"/>
  </w:num>
  <w:num w:numId="5">
    <w:abstractNumId w:val="26"/>
  </w:num>
  <w:num w:numId="6">
    <w:abstractNumId w:val="42"/>
  </w:num>
  <w:num w:numId="7">
    <w:abstractNumId w:val="23"/>
  </w:num>
  <w:num w:numId="8">
    <w:abstractNumId w:val="0"/>
  </w:num>
  <w:num w:numId="9">
    <w:abstractNumId w:val="20"/>
  </w:num>
  <w:num w:numId="10">
    <w:abstractNumId w:val="21"/>
  </w:num>
  <w:num w:numId="11">
    <w:abstractNumId w:val="43"/>
  </w:num>
  <w:num w:numId="12">
    <w:abstractNumId w:val="16"/>
  </w:num>
  <w:num w:numId="13">
    <w:abstractNumId w:val="44"/>
  </w:num>
  <w:num w:numId="14">
    <w:abstractNumId w:val="30"/>
  </w:num>
  <w:num w:numId="15">
    <w:abstractNumId w:val="14"/>
  </w:num>
  <w:num w:numId="16">
    <w:abstractNumId w:val="28"/>
  </w:num>
  <w:num w:numId="17">
    <w:abstractNumId w:val="41"/>
  </w:num>
  <w:num w:numId="18">
    <w:abstractNumId w:val="12"/>
  </w:num>
  <w:num w:numId="19">
    <w:abstractNumId w:val="13"/>
  </w:num>
  <w:num w:numId="20">
    <w:abstractNumId w:val="2"/>
  </w:num>
  <w:num w:numId="21">
    <w:abstractNumId w:val="19"/>
  </w:num>
  <w:num w:numId="22">
    <w:abstractNumId w:val="17"/>
  </w:num>
  <w:num w:numId="23">
    <w:abstractNumId w:val="38"/>
  </w:num>
  <w:num w:numId="24">
    <w:abstractNumId w:val="4"/>
  </w:num>
  <w:num w:numId="25">
    <w:abstractNumId w:val="24"/>
  </w:num>
  <w:num w:numId="26">
    <w:abstractNumId w:val="32"/>
  </w:num>
  <w:num w:numId="27">
    <w:abstractNumId w:val="35"/>
  </w:num>
  <w:num w:numId="28">
    <w:abstractNumId w:val="11"/>
  </w:num>
  <w:num w:numId="29">
    <w:abstractNumId w:val="29"/>
  </w:num>
  <w:num w:numId="30">
    <w:abstractNumId w:val="22"/>
  </w:num>
  <w:num w:numId="31">
    <w:abstractNumId w:val="5"/>
  </w:num>
  <w:num w:numId="32">
    <w:abstractNumId w:val="9"/>
  </w:num>
  <w:num w:numId="33">
    <w:abstractNumId w:val="15"/>
  </w:num>
  <w:num w:numId="34">
    <w:abstractNumId w:val="3"/>
  </w:num>
  <w:num w:numId="35">
    <w:abstractNumId w:val="39"/>
  </w:num>
  <w:num w:numId="36">
    <w:abstractNumId w:val="45"/>
  </w:num>
  <w:num w:numId="37">
    <w:abstractNumId w:val="18"/>
  </w:num>
  <w:num w:numId="38">
    <w:abstractNumId w:val="33"/>
  </w:num>
  <w:num w:numId="39">
    <w:abstractNumId w:val="36"/>
  </w:num>
  <w:num w:numId="40">
    <w:abstractNumId w:val="10"/>
  </w:num>
  <w:num w:numId="41">
    <w:abstractNumId w:val="34"/>
  </w:num>
  <w:num w:numId="42">
    <w:abstractNumId w:val="27"/>
  </w:num>
  <w:num w:numId="43">
    <w:abstractNumId w:val="7"/>
  </w:num>
  <w:num w:numId="44">
    <w:abstractNumId w:val="1"/>
  </w:num>
  <w:num w:numId="45">
    <w:abstractNumId w:val="25"/>
  </w:num>
  <w:num w:numId="46">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trackRevisions/>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614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135E7"/>
    <w:rsid w:val="00010AF9"/>
    <w:rsid w:val="00011895"/>
    <w:rsid w:val="000135E7"/>
    <w:rsid w:val="00015FD7"/>
    <w:rsid w:val="00026FA1"/>
    <w:rsid w:val="00034AE2"/>
    <w:rsid w:val="00041E1E"/>
    <w:rsid w:val="000533BB"/>
    <w:rsid w:val="00055774"/>
    <w:rsid w:val="00064743"/>
    <w:rsid w:val="000849C1"/>
    <w:rsid w:val="00091107"/>
    <w:rsid w:val="00096AAE"/>
    <w:rsid w:val="000C66A2"/>
    <w:rsid w:val="000D2558"/>
    <w:rsid w:val="000F15BE"/>
    <w:rsid w:val="000F333B"/>
    <w:rsid w:val="000F5015"/>
    <w:rsid w:val="001126EE"/>
    <w:rsid w:val="00112D51"/>
    <w:rsid w:val="00120CA4"/>
    <w:rsid w:val="00123931"/>
    <w:rsid w:val="0012428D"/>
    <w:rsid w:val="00137B66"/>
    <w:rsid w:val="00144AE6"/>
    <w:rsid w:val="00157A95"/>
    <w:rsid w:val="00161A3F"/>
    <w:rsid w:val="0016595D"/>
    <w:rsid w:val="00175890"/>
    <w:rsid w:val="00175AC0"/>
    <w:rsid w:val="00192BF1"/>
    <w:rsid w:val="00195111"/>
    <w:rsid w:val="001A04FC"/>
    <w:rsid w:val="001A3B64"/>
    <w:rsid w:val="001B5625"/>
    <w:rsid w:val="001C54D6"/>
    <w:rsid w:val="001E4132"/>
    <w:rsid w:val="001E487E"/>
    <w:rsid w:val="001F3EB6"/>
    <w:rsid w:val="001F543A"/>
    <w:rsid w:val="001F60CA"/>
    <w:rsid w:val="00210558"/>
    <w:rsid w:val="002179EA"/>
    <w:rsid w:val="00233851"/>
    <w:rsid w:val="00233E41"/>
    <w:rsid w:val="00236E88"/>
    <w:rsid w:val="002408D8"/>
    <w:rsid w:val="002520D8"/>
    <w:rsid w:val="00256FC5"/>
    <w:rsid w:val="002746BE"/>
    <w:rsid w:val="00275BB4"/>
    <w:rsid w:val="00280B7D"/>
    <w:rsid w:val="00286B78"/>
    <w:rsid w:val="0029417C"/>
    <w:rsid w:val="002D4123"/>
    <w:rsid w:val="002D67FD"/>
    <w:rsid w:val="002E02DC"/>
    <w:rsid w:val="002F235A"/>
    <w:rsid w:val="003118E2"/>
    <w:rsid w:val="00342730"/>
    <w:rsid w:val="00347201"/>
    <w:rsid w:val="00364A08"/>
    <w:rsid w:val="003669BE"/>
    <w:rsid w:val="00371C79"/>
    <w:rsid w:val="00376CEE"/>
    <w:rsid w:val="00381FD4"/>
    <w:rsid w:val="00382477"/>
    <w:rsid w:val="003A1107"/>
    <w:rsid w:val="003A2191"/>
    <w:rsid w:val="003A38F0"/>
    <w:rsid w:val="003A6548"/>
    <w:rsid w:val="003A747D"/>
    <w:rsid w:val="003B3591"/>
    <w:rsid w:val="003B5FDD"/>
    <w:rsid w:val="003C2762"/>
    <w:rsid w:val="003C3F91"/>
    <w:rsid w:val="003C5AC2"/>
    <w:rsid w:val="003F697D"/>
    <w:rsid w:val="00407401"/>
    <w:rsid w:val="0040745A"/>
    <w:rsid w:val="004125B8"/>
    <w:rsid w:val="00432FD0"/>
    <w:rsid w:val="0043397F"/>
    <w:rsid w:val="00435553"/>
    <w:rsid w:val="00446984"/>
    <w:rsid w:val="00465C72"/>
    <w:rsid w:val="00466197"/>
    <w:rsid w:val="00466E43"/>
    <w:rsid w:val="0047288E"/>
    <w:rsid w:val="00477A0E"/>
    <w:rsid w:val="00487508"/>
    <w:rsid w:val="004A0C58"/>
    <w:rsid w:val="004A1CA8"/>
    <w:rsid w:val="004B1797"/>
    <w:rsid w:val="004C7F46"/>
    <w:rsid w:val="004E7BEE"/>
    <w:rsid w:val="004F0085"/>
    <w:rsid w:val="004F02D7"/>
    <w:rsid w:val="004F1FEE"/>
    <w:rsid w:val="005014C4"/>
    <w:rsid w:val="0050660A"/>
    <w:rsid w:val="00523320"/>
    <w:rsid w:val="0053368E"/>
    <w:rsid w:val="00534978"/>
    <w:rsid w:val="00560E61"/>
    <w:rsid w:val="005613BB"/>
    <w:rsid w:val="005741B7"/>
    <w:rsid w:val="005A0F35"/>
    <w:rsid w:val="005A44B2"/>
    <w:rsid w:val="005D0175"/>
    <w:rsid w:val="005F15D3"/>
    <w:rsid w:val="00605981"/>
    <w:rsid w:val="006144DA"/>
    <w:rsid w:val="00615919"/>
    <w:rsid w:val="006220B0"/>
    <w:rsid w:val="0063761B"/>
    <w:rsid w:val="00640D65"/>
    <w:rsid w:val="0065685D"/>
    <w:rsid w:val="006608AA"/>
    <w:rsid w:val="00662589"/>
    <w:rsid w:val="00662FBA"/>
    <w:rsid w:val="0066353F"/>
    <w:rsid w:val="00665643"/>
    <w:rsid w:val="00666163"/>
    <w:rsid w:val="0068636B"/>
    <w:rsid w:val="006B37A6"/>
    <w:rsid w:val="007050E3"/>
    <w:rsid w:val="00735A64"/>
    <w:rsid w:val="00740DF3"/>
    <w:rsid w:val="00745E41"/>
    <w:rsid w:val="00765199"/>
    <w:rsid w:val="00766B56"/>
    <w:rsid w:val="007729CA"/>
    <w:rsid w:val="00777D6B"/>
    <w:rsid w:val="007818D0"/>
    <w:rsid w:val="00792DF8"/>
    <w:rsid w:val="007A0D76"/>
    <w:rsid w:val="007A22DA"/>
    <w:rsid w:val="007B12E0"/>
    <w:rsid w:val="007B2649"/>
    <w:rsid w:val="007B34D9"/>
    <w:rsid w:val="007B3558"/>
    <w:rsid w:val="007D1617"/>
    <w:rsid w:val="007D3135"/>
    <w:rsid w:val="007F11AB"/>
    <w:rsid w:val="007F1F61"/>
    <w:rsid w:val="007F5801"/>
    <w:rsid w:val="00812A09"/>
    <w:rsid w:val="0081716C"/>
    <w:rsid w:val="0082047F"/>
    <w:rsid w:val="00821D1D"/>
    <w:rsid w:val="00824847"/>
    <w:rsid w:val="008271AA"/>
    <w:rsid w:val="0083555E"/>
    <w:rsid w:val="00836ABA"/>
    <w:rsid w:val="00843AA3"/>
    <w:rsid w:val="008520E7"/>
    <w:rsid w:val="008574C2"/>
    <w:rsid w:val="00866F47"/>
    <w:rsid w:val="008977B7"/>
    <w:rsid w:val="008A0721"/>
    <w:rsid w:val="008A3F7E"/>
    <w:rsid w:val="008A675D"/>
    <w:rsid w:val="008B0936"/>
    <w:rsid w:val="008B68BC"/>
    <w:rsid w:val="008C07B1"/>
    <w:rsid w:val="008C260E"/>
    <w:rsid w:val="008C31A9"/>
    <w:rsid w:val="008D60CC"/>
    <w:rsid w:val="008E5422"/>
    <w:rsid w:val="008F092F"/>
    <w:rsid w:val="008F1C70"/>
    <w:rsid w:val="008F24D0"/>
    <w:rsid w:val="008F28E1"/>
    <w:rsid w:val="00900FD9"/>
    <w:rsid w:val="00901FF1"/>
    <w:rsid w:val="009045DD"/>
    <w:rsid w:val="00911D69"/>
    <w:rsid w:val="00913096"/>
    <w:rsid w:val="00926E83"/>
    <w:rsid w:val="00960F9D"/>
    <w:rsid w:val="00977760"/>
    <w:rsid w:val="009A0091"/>
    <w:rsid w:val="009B538F"/>
    <w:rsid w:val="009D2224"/>
    <w:rsid w:val="009E5A51"/>
    <w:rsid w:val="00A062C7"/>
    <w:rsid w:val="00A142F9"/>
    <w:rsid w:val="00A352A6"/>
    <w:rsid w:val="00A428F3"/>
    <w:rsid w:val="00A44404"/>
    <w:rsid w:val="00A558CB"/>
    <w:rsid w:val="00A71145"/>
    <w:rsid w:val="00A7168D"/>
    <w:rsid w:val="00A86205"/>
    <w:rsid w:val="00A863AD"/>
    <w:rsid w:val="00A92E8F"/>
    <w:rsid w:val="00AB6E9A"/>
    <w:rsid w:val="00AB72A0"/>
    <w:rsid w:val="00AC044E"/>
    <w:rsid w:val="00AD3BB1"/>
    <w:rsid w:val="00AD5BC8"/>
    <w:rsid w:val="00AF5228"/>
    <w:rsid w:val="00B02764"/>
    <w:rsid w:val="00B02E20"/>
    <w:rsid w:val="00B03A63"/>
    <w:rsid w:val="00B12BB1"/>
    <w:rsid w:val="00B23F2A"/>
    <w:rsid w:val="00B26BA9"/>
    <w:rsid w:val="00B439D1"/>
    <w:rsid w:val="00B502EE"/>
    <w:rsid w:val="00B64193"/>
    <w:rsid w:val="00B849CE"/>
    <w:rsid w:val="00B84CC7"/>
    <w:rsid w:val="00B84E72"/>
    <w:rsid w:val="00BA5A0C"/>
    <w:rsid w:val="00BD374C"/>
    <w:rsid w:val="00C27E26"/>
    <w:rsid w:val="00C3391F"/>
    <w:rsid w:val="00C47598"/>
    <w:rsid w:val="00C4790E"/>
    <w:rsid w:val="00C657A2"/>
    <w:rsid w:val="00C72B76"/>
    <w:rsid w:val="00C75802"/>
    <w:rsid w:val="00C80B6B"/>
    <w:rsid w:val="00C8384E"/>
    <w:rsid w:val="00C841A4"/>
    <w:rsid w:val="00C9786C"/>
    <w:rsid w:val="00CA4592"/>
    <w:rsid w:val="00CA6549"/>
    <w:rsid w:val="00CC2A97"/>
    <w:rsid w:val="00CD22A4"/>
    <w:rsid w:val="00CE0D3F"/>
    <w:rsid w:val="00CF0B1A"/>
    <w:rsid w:val="00CF55DD"/>
    <w:rsid w:val="00CF72E0"/>
    <w:rsid w:val="00D014CA"/>
    <w:rsid w:val="00D20A7E"/>
    <w:rsid w:val="00D444F9"/>
    <w:rsid w:val="00D45B41"/>
    <w:rsid w:val="00D45DB1"/>
    <w:rsid w:val="00D60D62"/>
    <w:rsid w:val="00D67675"/>
    <w:rsid w:val="00D86021"/>
    <w:rsid w:val="00D972A2"/>
    <w:rsid w:val="00D975D5"/>
    <w:rsid w:val="00DB0B1A"/>
    <w:rsid w:val="00DB45FE"/>
    <w:rsid w:val="00DC6CF4"/>
    <w:rsid w:val="00DD26C8"/>
    <w:rsid w:val="00DD37D8"/>
    <w:rsid w:val="00DD4B54"/>
    <w:rsid w:val="00DE4633"/>
    <w:rsid w:val="00DE6AD7"/>
    <w:rsid w:val="00DE6B7E"/>
    <w:rsid w:val="00DF58BE"/>
    <w:rsid w:val="00DF67EF"/>
    <w:rsid w:val="00E07C3C"/>
    <w:rsid w:val="00E3009A"/>
    <w:rsid w:val="00E36719"/>
    <w:rsid w:val="00E737DB"/>
    <w:rsid w:val="00E74D85"/>
    <w:rsid w:val="00E96989"/>
    <w:rsid w:val="00E97F1B"/>
    <w:rsid w:val="00EA6C3D"/>
    <w:rsid w:val="00EB5FC5"/>
    <w:rsid w:val="00EC03D0"/>
    <w:rsid w:val="00ED13C2"/>
    <w:rsid w:val="00ED33CA"/>
    <w:rsid w:val="00EE251B"/>
    <w:rsid w:val="00EF1543"/>
    <w:rsid w:val="00F012DF"/>
    <w:rsid w:val="00F028DC"/>
    <w:rsid w:val="00F120CC"/>
    <w:rsid w:val="00F22A8B"/>
    <w:rsid w:val="00F37057"/>
    <w:rsid w:val="00F47668"/>
    <w:rsid w:val="00F533C9"/>
    <w:rsid w:val="00F717DF"/>
    <w:rsid w:val="00F845DB"/>
    <w:rsid w:val="00FA2D52"/>
    <w:rsid w:val="00FC5671"/>
    <w:rsid w:val="00FD29A2"/>
    <w:rsid w:val="00FE6B95"/>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D45DB1"/>
    <w:pPr>
      <w:widowControl w:val="0"/>
      <w:jc w:val="both"/>
    </w:pPr>
    <w:rPr>
      <w:kern w:val="2"/>
      <w:sz w:val="21"/>
      <w:szCs w:val="22"/>
    </w:rPr>
  </w:style>
  <w:style w:type="paragraph" w:styleId="1">
    <w:name w:val="heading 1"/>
    <w:basedOn w:val="a"/>
    <w:next w:val="a"/>
    <w:link w:val="1Char"/>
    <w:uiPriority w:val="99"/>
    <w:qFormat/>
    <w:rsid w:val="00D45DB1"/>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D45DB1"/>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9"/>
    <w:qFormat/>
    <w:rsid w:val="00D45D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D45DB1"/>
    <w:rPr>
      <w:rFonts w:cs="Times New Roman"/>
      <w:b/>
      <w:bCs/>
      <w:kern w:val="44"/>
      <w:sz w:val="44"/>
      <w:szCs w:val="44"/>
    </w:rPr>
  </w:style>
  <w:style w:type="character" w:customStyle="1" w:styleId="2Char">
    <w:name w:val="标题 2 Char"/>
    <w:basedOn w:val="a0"/>
    <w:link w:val="2"/>
    <w:uiPriority w:val="99"/>
    <w:locked/>
    <w:rsid w:val="00D45DB1"/>
    <w:rPr>
      <w:rFonts w:ascii="Calibri Light" w:eastAsia="宋体" w:hAnsi="Calibri Light" w:cs="Times New Roman"/>
      <w:b/>
      <w:bCs/>
      <w:sz w:val="32"/>
      <w:szCs w:val="32"/>
    </w:rPr>
  </w:style>
  <w:style w:type="character" w:customStyle="1" w:styleId="3Char">
    <w:name w:val="标题 3 Char"/>
    <w:basedOn w:val="a0"/>
    <w:link w:val="3"/>
    <w:uiPriority w:val="99"/>
    <w:locked/>
    <w:rsid w:val="00D45DB1"/>
    <w:rPr>
      <w:rFonts w:cs="Times New Roman"/>
      <w:b/>
      <w:bCs/>
      <w:sz w:val="32"/>
      <w:szCs w:val="32"/>
    </w:rPr>
  </w:style>
  <w:style w:type="paragraph" w:styleId="a3">
    <w:name w:val="header"/>
    <w:basedOn w:val="a"/>
    <w:link w:val="Char"/>
    <w:uiPriority w:val="99"/>
    <w:rsid w:val="008C31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8C31A9"/>
    <w:rPr>
      <w:rFonts w:cs="Times New Roman"/>
      <w:sz w:val="18"/>
      <w:szCs w:val="18"/>
    </w:rPr>
  </w:style>
  <w:style w:type="paragraph" w:styleId="a4">
    <w:name w:val="footer"/>
    <w:basedOn w:val="a"/>
    <w:link w:val="Char0"/>
    <w:uiPriority w:val="99"/>
    <w:rsid w:val="008C31A9"/>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8C31A9"/>
    <w:rPr>
      <w:rFonts w:cs="Times New Roman"/>
      <w:sz w:val="18"/>
      <w:szCs w:val="18"/>
    </w:rPr>
  </w:style>
  <w:style w:type="character" w:styleId="a5">
    <w:name w:val="Hyperlink"/>
    <w:basedOn w:val="a0"/>
    <w:uiPriority w:val="99"/>
    <w:rsid w:val="00D45DB1"/>
    <w:rPr>
      <w:rFonts w:cs="Times New Roman"/>
      <w:color w:val="0563C1"/>
      <w:u w:val="single"/>
    </w:rPr>
  </w:style>
  <w:style w:type="paragraph" w:styleId="a6">
    <w:name w:val="List Paragraph"/>
    <w:basedOn w:val="a"/>
    <w:uiPriority w:val="99"/>
    <w:qFormat/>
    <w:rsid w:val="00D45DB1"/>
    <w:pPr>
      <w:ind w:firstLineChars="200" w:firstLine="420"/>
    </w:pPr>
  </w:style>
  <w:style w:type="paragraph" w:styleId="TOC">
    <w:name w:val="TOC Heading"/>
    <w:basedOn w:val="1"/>
    <w:next w:val="a"/>
    <w:uiPriority w:val="99"/>
    <w:qFormat/>
    <w:rsid w:val="00D45DB1"/>
    <w:pPr>
      <w:widowControl/>
      <w:spacing w:before="240" w:after="0" w:line="259" w:lineRule="auto"/>
      <w:jc w:val="left"/>
      <w:outlineLvl w:val="9"/>
    </w:pPr>
    <w:rPr>
      <w:rFonts w:ascii="Calibri Light" w:hAnsi="Calibri Light"/>
      <w:b w:val="0"/>
      <w:bCs w:val="0"/>
      <w:color w:val="2E74B5"/>
      <w:kern w:val="0"/>
      <w:sz w:val="32"/>
      <w:szCs w:val="32"/>
    </w:rPr>
  </w:style>
  <w:style w:type="paragraph" w:styleId="10">
    <w:name w:val="toc 1"/>
    <w:basedOn w:val="a"/>
    <w:next w:val="a"/>
    <w:autoRedefine/>
    <w:uiPriority w:val="99"/>
    <w:rsid w:val="00B849CE"/>
    <w:pPr>
      <w:tabs>
        <w:tab w:val="left" w:pos="1050"/>
        <w:tab w:val="right" w:leader="dot" w:pos="8296"/>
      </w:tabs>
    </w:pPr>
    <w:rPr>
      <w:noProof/>
    </w:rPr>
  </w:style>
  <w:style w:type="paragraph" w:styleId="20">
    <w:name w:val="toc 2"/>
    <w:basedOn w:val="a"/>
    <w:next w:val="a"/>
    <w:autoRedefine/>
    <w:uiPriority w:val="99"/>
    <w:rsid w:val="00D45DB1"/>
    <w:pPr>
      <w:ind w:leftChars="200" w:left="420"/>
    </w:pPr>
  </w:style>
  <w:style w:type="paragraph" w:styleId="30">
    <w:name w:val="toc 3"/>
    <w:basedOn w:val="a"/>
    <w:next w:val="a"/>
    <w:autoRedefine/>
    <w:uiPriority w:val="99"/>
    <w:rsid w:val="00D45DB1"/>
    <w:pPr>
      <w:ind w:leftChars="400" w:left="840"/>
    </w:pPr>
  </w:style>
  <w:style w:type="character" w:styleId="a7">
    <w:name w:val="FollowedHyperlink"/>
    <w:basedOn w:val="a0"/>
    <w:uiPriority w:val="99"/>
    <w:semiHidden/>
    <w:rsid w:val="0043397F"/>
    <w:rPr>
      <w:rFonts w:cs="Times New Roman"/>
      <w:color w:val="954F72"/>
      <w:u w:val="single"/>
    </w:rPr>
  </w:style>
  <w:style w:type="table" w:customStyle="1" w:styleId="TableGrid">
    <w:name w:val="TableGrid"/>
    <w:uiPriority w:val="99"/>
    <w:rsid w:val="00F533C9"/>
    <w:rPr>
      <w:kern w:val="2"/>
      <w:sz w:val="21"/>
      <w:szCs w:val="22"/>
    </w:rPr>
    <w:tblPr>
      <w:tblCellMar>
        <w:top w:w="0" w:type="dxa"/>
        <w:left w:w="0" w:type="dxa"/>
        <w:bottom w:w="0" w:type="dxa"/>
        <w:right w:w="0" w:type="dxa"/>
      </w:tblCellMar>
    </w:tblPr>
  </w:style>
  <w:style w:type="character" w:styleId="a8">
    <w:name w:val="Strong"/>
    <w:basedOn w:val="a0"/>
    <w:uiPriority w:val="99"/>
    <w:qFormat/>
    <w:rsid w:val="00F533C9"/>
    <w:rPr>
      <w:rFonts w:cs="Times New Roman"/>
      <w:b/>
      <w:bCs/>
    </w:rPr>
  </w:style>
  <w:style w:type="paragraph" w:styleId="a9">
    <w:name w:val="Balloon Text"/>
    <w:basedOn w:val="a"/>
    <w:link w:val="Char1"/>
    <w:uiPriority w:val="99"/>
    <w:semiHidden/>
    <w:rsid w:val="003669BE"/>
    <w:rPr>
      <w:sz w:val="18"/>
      <w:szCs w:val="18"/>
    </w:rPr>
  </w:style>
  <w:style w:type="character" w:customStyle="1" w:styleId="Char1">
    <w:name w:val="批注框文本 Char"/>
    <w:basedOn w:val="a0"/>
    <w:link w:val="a9"/>
    <w:uiPriority w:val="99"/>
    <w:semiHidden/>
    <w:locked/>
    <w:rsid w:val="003669BE"/>
    <w:rPr>
      <w:rFonts w:cs="Times New Roman"/>
      <w:sz w:val="18"/>
      <w:szCs w:val="18"/>
    </w:rPr>
  </w:style>
  <w:style w:type="table" w:styleId="aa">
    <w:name w:val="Table Grid"/>
    <w:basedOn w:val="a1"/>
    <w:uiPriority w:val="99"/>
    <w:rsid w:val="002941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49072779">
      <w:bodyDiv w:val="1"/>
      <w:marLeft w:val="0"/>
      <w:marRight w:val="0"/>
      <w:marTop w:val="0"/>
      <w:marBottom w:val="0"/>
      <w:divBdr>
        <w:top w:val="none" w:sz="0" w:space="0" w:color="auto"/>
        <w:left w:val="none" w:sz="0" w:space="0" w:color="auto"/>
        <w:bottom w:val="none" w:sz="0" w:space="0" w:color="auto"/>
        <w:right w:val="none" w:sz="0" w:space="0" w:color="auto"/>
      </w:divBdr>
      <w:divsChild>
        <w:div w:id="488596985">
          <w:marLeft w:val="0"/>
          <w:marRight w:val="0"/>
          <w:marTop w:val="0"/>
          <w:marBottom w:val="0"/>
          <w:divBdr>
            <w:top w:val="none" w:sz="0" w:space="0" w:color="auto"/>
            <w:left w:val="none" w:sz="0" w:space="0" w:color="auto"/>
            <w:bottom w:val="none" w:sz="0" w:space="0" w:color="auto"/>
            <w:right w:val="none" w:sz="0" w:space="0" w:color="auto"/>
          </w:divBdr>
        </w:div>
      </w:divsChild>
    </w:div>
    <w:div w:id="1978024392">
      <w:marLeft w:val="0"/>
      <w:marRight w:val="0"/>
      <w:marTop w:val="0"/>
      <w:marBottom w:val="0"/>
      <w:divBdr>
        <w:top w:val="none" w:sz="0" w:space="0" w:color="auto"/>
        <w:left w:val="none" w:sz="0" w:space="0" w:color="auto"/>
        <w:bottom w:val="none" w:sz="0" w:space="0" w:color="auto"/>
        <w:right w:val="none" w:sz="0" w:space="0" w:color="auto"/>
      </w:divBdr>
    </w:div>
    <w:div w:id="1978024393">
      <w:marLeft w:val="0"/>
      <w:marRight w:val="0"/>
      <w:marTop w:val="0"/>
      <w:marBottom w:val="0"/>
      <w:divBdr>
        <w:top w:val="none" w:sz="0" w:space="0" w:color="auto"/>
        <w:left w:val="none" w:sz="0" w:space="0" w:color="auto"/>
        <w:bottom w:val="none" w:sz="0" w:space="0" w:color="auto"/>
        <w:right w:val="none" w:sz="0" w:space="0" w:color="auto"/>
      </w:divBdr>
    </w:div>
    <w:div w:id="1978024394">
      <w:marLeft w:val="0"/>
      <w:marRight w:val="0"/>
      <w:marTop w:val="0"/>
      <w:marBottom w:val="0"/>
      <w:divBdr>
        <w:top w:val="none" w:sz="0" w:space="0" w:color="auto"/>
        <w:left w:val="none" w:sz="0" w:space="0" w:color="auto"/>
        <w:bottom w:val="none" w:sz="0" w:space="0" w:color="auto"/>
        <w:right w:val="none" w:sz="0" w:space="0" w:color="auto"/>
      </w:divBdr>
    </w:div>
    <w:div w:id="197802439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tungtech.com.cn" TargetMode="Externa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856</Words>
  <Characters>4884</Characters>
  <Application>Microsoft Office Word</Application>
  <DocSecurity>0</DocSecurity>
  <Lines>40</Lines>
  <Paragraphs>11</Paragraphs>
  <ScaleCrop>false</ScaleCrop>
  <Company/>
  <LinksUpToDate>false</LinksUpToDate>
  <CharactersWithSpaces>5729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Xiao</dc:creator>
  <cp:keywords/>
  <dc:description/>
  <cp:lastModifiedBy>boris feng</cp:lastModifiedBy>
  <cp:revision>8</cp:revision>
  <cp:lastPrinted>2015-09-02T06:09:00Z</cp:lastPrinted>
  <dcterms:created xsi:type="dcterms:W3CDTF">2016-06-12T06:14:00Z</dcterms:created>
  <dcterms:modified xsi:type="dcterms:W3CDTF">2016-08-11T07:30:00Z</dcterms:modified>
</cp:coreProperties>
</file>